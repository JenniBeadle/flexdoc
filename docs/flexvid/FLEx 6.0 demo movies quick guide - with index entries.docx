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0411" w:rsidRDefault="00E20411" w:rsidP="00E20411">
      <w:bookmarkStart w:id="0" w:name="_Toc224995075"/>
      <w:bookmarkStart w:id="1" w:name="_Toc225172702"/>
    </w:p>
    <w:p w:rsidR="00E20411" w:rsidRDefault="00E20411" w:rsidP="00E20411"/>
    <w:p w:rsidR="00E20411" w:rsidRDefault="00E20411" w:rsidP="00E20411"/>
    <w:p w:rsidR="00E20411" w:rsidRDefault="00E20411" w:rsidP="00E20411"/>
    <w:p w:rsidR="00E20411" w:rsidRDefault="00E20411" w:rsidP="00E20411"/>
    <w:p w:rsidR="00E20411" w:rsidRDefault="00E20411" w:rsidP="00E20411"/>
    <w:p w:rsidR="00E20411" w:rsidRDefault="00E20411" w:rsidP="004B491C">
      <w:pPr>
        <w:pStyle w:val="Title"/>
        <w:jc w:val="center"/>
      </w:pPr>
      <w:r>
        <w:t>FLEx demo movies – quick guide</w:t>
      </w:r>
    </w:p>
    <w:p w:rsidR="00E20411" w:rsidRDefault="00E20411" w:rsidP="00E20411"/>
    <w:p w:rsidR="00E20411" w:rsidRDefault="00E20411" w:rsidP="00E20411"/>
    <w:p w:rsidR="00E20411" w:rsidRDefault="00E20411" w:rsidP="00E20411">
      <w:pPr>
        <w:jc w:val="center"/>
        <w:rPr>
          <w:rFonts w:ascii="Arial" w:hAnsi="Arial" w:cs="Arial"/>
          <w:kern w:val="32"/>
          <w:sz w:val="32"/>
          <w:szCs w:val="32"/>
        </w:rPr>
      </w:pPr>
      <w:r>
        <w:rPr>
          <w:noProof/>
        </w:rPr>
        <w:drawing>
          <wp:inline distT="0" distB="0" distL="0" distR="0">
            <wp:extent cx="5029200" cy="3073400"/>
            <wp:effectExtent l="19050" t="0" r="0" b="0"/>
            <wp:docPr id="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srcRect/>
                    <a:stretch>
                      <a:fillRect/>
                    </a:stretch>
                  </pic:blipFill>
                  <pic:spPr bwMode="auto">
                    <a:xfrm>
                      <a:off x="0" y="0"/>
                      <a:ext cx="5029200" cy="3073400"/>
                    </a:xfrm>
                    <a:prstGeom prst="rect">
                      <a:avLst/>
                    </a:prstGeom>
                    <a:noFill/>
                    <a:ln w="9525">
                      <a:noFill/>
                      <a:miter lim="800000"/>
                      <a:headEnd/>
                      <a:tailEnd/>
                    </a:ln>
                  </pic:spPr>
                </pic:pic>
              </a:graphicData>
            </a:graphic>
          </wp:inline>
        </w:drawing>
      </w:r>
    </w:p>
    <w:p w:rsidR="00E20411" w:rsidRDefault="00E20411">
      <w:pPr>
        <w:sectPr w:rsidR="00E20411" w:rsidSect="00234C46">
          <w:pgSz w:w="11907" w:h="16840" w:code="9"/>
          <w:pgMar w:top="1440" w:right="1797" w:bottom="1440" w:left="1797" w:header="709" w:footer="709" w:gutter="0"/>
          <w:cols w:space="708"/>
          <w:docGrid w:linePitch="360"/>
        </w:sectPr>
      </w:pPr>
    </w:p>
    <w:p w:rsidR="00E20411" w:rsidRDefault="00E20411">
      <w:pPr>
        <w:rPr>
          <w:rFonts w:ascii="Arial" w:hAnsi="Arial" w:cs="Arial"/>
          <w:b/>
          <w:bCs/>
          <w:kern w:val="32"/>
          <w:sz w:val="32"/>
          <w:szCs w:val="32"/>
        </w:rPr>
      </w:pPr>
    </w:p>
    <w:p w:rsidR="00804F5B" w:rsidRDefault="005F1CCF" w:rsidP="008C77BE">
      <w:pPr>
        <w:pStyle w:val="Heading1"/>
        <w:pBdr>
          <w:bottom w:val="single" w:sz="4" w:space="1" w:color="auto"/>
        </w:pBdr>
        <w:ind w:firstLine="720"/>
        <w:jc w:val="center"/>
      </w:pPr>
      <w:bookmarkStart w:id="2" w:name="_Toc225601278"/>
      <w:r>
        <w:t>FLEx demo movies – quick guide</w:t>
      </w:r>
      <w:bookmarkEnd w:id="0"/>
      <w:bookmarkEnd w:id="1"/>
      <w:bookmarkEnd w:id="2"/>
    </w:p>
    <w:p w:rsidR="0082710A" w:rsidRDefault="0082710A" w:rsidP="000B0FF8">
      <w:pPr>
        <w:pStyle w:val="TOC1"/>
      </w:pPr>
    </w:p>
    <w:p w:rsidR="008C77BE" w:rsidRPr="008C77BE" w:rsidRDefault="008C77BE" w:rsidP="008C77BE">
      <w:pPr>
        <w:jc w:val="center"/>
        <w:sectPr w:rsidR="008C77BE" w:rsidRPr="008C77BE" w:rsidSect="00234C46">
          <w:footerReference w:type="default" r:id="rId9"/>
          <w:pgSz w:w="11907" w:h="16840" w:code="9"/>
          <w:pgMar w:top="1440" w:right="1797" w:bottom="1440" w:left="1797" w:header="709" w:footer="709" w:gutter="0"/>
          <w:cols w:space="708"/>
          <w:docGrid w:linePitch="360"/>
        </w:sectPr>
      </w:pPr>
      <w:r>
        <w:t>(Table of Contents by Movie title)</w:t>
      </w:r>
    </w:p>
    <w:p w:rsidR="0072772E" w:rsidRDefault="00B22A87" w:rsidP="000B0FF8">
      <w:pPr>
        <w:pStyle w:val="TOC1"/>
        <w:rPr>
          <w:sz w:val="22"/>
          <w:lang w:val="en-AU" w:eastAsia="en-AU"/>
        </w:rPr>
      </w:pPr>
      <w:r>
        <w:fldChar w:fldCharType="begin"/>
      </w:r>
      <w:r w:rsidR="0082710A">
        <w:instrText xml:space="preserve"> TOC \o "1-2" \h \z \u </w:instrText>
      </w:r>
      <w:r>
        <w:fldChar w:fldCharType="separate"/>
      </w:r>
      <w:hyperlink w:anchor="_Toc225601278" w:history="1">
        <w:r w:rsidR="0072772E" w:rsidRPr="00B320E9">
          <w:rPr>
            <w:rStyle w:val="Hyperlink"/>
          </w:rPr>
          <w:t>FLEx demo movies – quick guide</w:t>
        </w:r>
        <w:r w:rsidR="0072772E">
          <w:rPr>
            <w:webHidden/>
          </w:rPr>
          <w:tab/>
        </w:r>
        <w:r>
          <w:rPr>
            <w:webHidden/>
          </w:rPr>
          <w:fldChar w:fldCharType="begin"/>
        </w:r>
        <w:r w:rsidR="0072772E">
          <w:rPr>
            <w:webHidden/>
          </w:rPr>
          <w:instrText xml:space="preserve"> PAGEREF _Toc225601278 \h </w:instrText>
        </w:r>
        <w:r>
          <w:rPr>
            <w:webHidden/>
          </w:rPr>
        </w:r>
        <w:r>
          <w:rPr>
            <w:webHidden/>
          </w:rPr>
          <w:fldChar w:fldCharType="separate"/>
        </w:r>
        <w:r w:rsidR="00612D4C">
          <w:rPr>
            <w:webHidden/>
          </w:rPr>
          <w:t>2</w:t>
        </w:r>
        <w:r>
          <w:rPr>
            <w:webHidden/>
          </w:rPr>
          <w:fldChar w:fldCharType="end"/>
        </w:r>
      </w:hyperlink>
    </w:p>
    <w:p w:rsidR="0072772E" w:rsidRDefault="001E330D" w:rsidP="000B0FF8">
      <w:pPr>
        <w:pStyle w:val="TOC1"/>
        <w:rPr>
          <w:sz w:val="22"/>
          <w:lang w:val="en-AU" w:eastAsia="en-AU"/>
        </w:rPr>
      </w:pPr>
      <w:hyperlink w:anchor="_Toc225601279" w:history="1">
        <w:r w:rsidR="0072772E" w:rsidRPr="00B320E9">
          <w:rPr>
            <w:rStyle w:val="Hyperlink"/>
          </w:rPr>
          <w:t>Introduction</w:t>
        </w:r>
        <w:r w:rsidR="0072772E">
          <w:rPr>
            <w:webHidden/>
          </w:rPr>
          <w:tab/>
        </w:r>
        <w:r w:rsidR="00B22A87">
          <w:rPr>
            <w:webHidden/>
          </w:rPr>
          <w:fldChar w:fldCharType="begin"/>
        </w:r>
        <w:r w:rsidR="0072772E">
          <w:rPr>
            <w:webHidden/>
          </w:rPr>
          <w:instrText xml:space="preserve"> PAGEREF _Toc225601279 \h </w:instrText>
        </w:r>
        <w:r w:rsidR="00B22A87">
          <w:rPr>
            <w:webHidden/>
          </w:rPr>
        </w:r>
        <w:r w:rsidR="00B22A87">
          <w:rPr>
            <w:webHidden/>
          </w:rPr>
          <w:fldChar w:fldCharType="separate"/>
        </w:r>
        <w:r w:rsidR="00612D4C">
          <w:rPr>
            <w:webHidden/>
          </w:rPr>
          <w:t>3</w:t>
        </w:r>
        <w:r w:rsidR="00B22A87">
          <w:rPr>
            <w:webHidden/>
          </w:rPr>
          <w:fldChar w:fldCharType="end"/>
        </w:r>
      </w:hyperlink>
    </w:p>
    <w:p w:rsidR="0072772E" w:rsidRDefault="001E330D" w:rsidP="000B0FF8">
      <w:pPr>
        <w:pStyle w:val="TOC1"/>
        <w:rPr>
          <w:sz w:val="22"/>
          <w:lang w:val="en-AU" w:eastAsia="en-AU"/>
        </w:rPr>
      </w:pPr>
      <w:hyperlink w:anchor="_Toc225601280" w:history="1">
        <w:r w:rsidR="0072772E" w:rsidRPr="00B320E9">
          <w:rPr>
            <w:rStyle w:val="Hyperlink"/>
          </w:rPr>
          <w:t>Browsing</w:t>
        </w:r>
        <w:r w:rsidR="0072772E">
          <w:rPr>
            <w:webHidden/>
          </w:rPr>
          <w:tab/>
        </w:r>
        <w:r w:rsidR="00B22A87">
          <w:rPr>
            <w:webHidden/>
          </w:rPr>
          <w:fldChar w:fldCharType="begin"/>
        </w:r>
        <w:r w:rsidR="0072772E">
          <w:rPr>
            <w:webHidden/>
          </w:rPr>
          <w:instrText xml:space="preserve"> PAGEREF _Toc225601280 \h </w:instrText>
        </w:r>
        <w:r w:rsidR="00B22A87">
          <w:rPr>
            <w:webHidden/>
          </w:rPr>
        </w:r>
        <w:r w:rsidR="00B22A87">
          <w:rPr>
            <w:webHidden/>
          </w:rPr>
          <w:fldChar w:fldCharType="separate"/>
        </w:r>
        <w:r w:rsidR="00612D4C">
          <w:rPr>
            <w:webHidden/>
          </w:rPr>
          <w:t>4</w:t>
        </w:r>
        <w:r w:rsidR="00B22A87">
          <w:rPr>
            <w:webHidden/>
          </w:rPr>
          <w:fldChar w:fldCharType="end"/>
        </w:r>
      </w:hyperlink>
    </w:p>
    <w:p w:rsidR="0072772E" w:rsidRDefault="001E330D" w:rsidP="000B0FF8">
      <w:pPr>
        <w:pStyle w:val="TOC2"/>
      </w:pPr>
      <w:hyperlink w:anchor="_Toc225601281" w:history="1">
        <w:r w:rsidR="0072772E" w:rsidRPr="00B320E9">
          <w:rPr>
            <w:rStyle w:val="Hyperlink"/>
          </w:rPr>
          <w:t>Customising the Browse pane</w:t>
        </w:r>
        <w:r w:rsidR="0072772E">
          <w:rPr>
            <w:webHidden/>
          </w:rPr>
          <w:tab/>
        </w:r>
        <w:r w:rsidR="00B22A87">
          <w:rPr>
            <w:webHidden/>
          </w:rPr>
          <w:fldChar w:fldCharType="begin"/>
        </w:r>
        <w:r w:rsidR="0072772E">
          <w:rPr>
            <w:webHidden/>
          </w:rPr>
          <w:instrText xml:space="preserve"> PAGEREF _Toc225601281 \h </w:instrText>
        </w:r>
        <w:r w:rsidR="00B22A87">
          <w:rPr>
            <w:webHidden/>
          </w:rPr>
        </w:r>
        <w:r w:rsidR="00B22A87">
          <w:rPr>
            <w:webHidden/>
          </w:rPr>
          <w:fldChar w:fldCharType="separate"/>
        </w:r>
        <w:r w:rsidR="00612D4C">
          <w:rPr>
            <w:webHidden/>
          </w:rPr>
          <w:t>4</w:t>
        </w:r>
        <w:r w:rsidR="00B22A87">
          <w:rPr>
            <w:webHidden/>
          </w:rPr>
          <w:fldChar w:fldCharType="end"/>
        </w:r>
      </w:hyperlink>
    </w:p>
    <w:p w:rsidR="0072772E" w:rsidRDefault="001E330D" w:rsidP="000B0FF8">
      <w:pPr>
        <w:pStyle w:val="TOC2"/>
      </w:pPr>
      <w:hyperlink w:anchor="_Toc225601282" w:history="1">
        <w:r w:rsidR="0072772E" w:rsidRPr="00B320E9">
          <w:rPr>
            <w:rStyle w:val="Hyperlink"/>
          </w:rPr>
          <w:t>Filtering</w:t>
        </w:r>
        <w:r w:rsidR="0072772E">
          <w:rPr>
            <w:webHidden/>
          </w:rPr>
          <w:tab/>
        </w:r>
        <w:r w:rsidR="00B22A87">
          <w:rPr>
            <w:webHidden/>
          </w:rPr>
          <w:fldChar w:fldCharType="begin"/>
        </w:r>
        <w:r w:rsidR="0072772E">
          <w:rPr>
            <w:webHidden/>
          </w:rPr>
          <w:instrText xml:space="preserve"> PAGEREF _Toc225601282 \h </w:instrText>
        </w:r>
        <w:r w:rsidR="00B22A87">
          <w:rPr>
            <w:webHidden/>
          </w:rPr>
        </w:r>
        <w:r w:rsidR="00B22A87">
          <w:rPr>
            <w:webHidden/>
          </w:rPr>
          <w:fldChar w:fldCharType="separate"/>
        </w:r>
        <w:r w:rsidR="00612D4C">
          <w:rPr>
            <w:webHidden/>
          </w:rPr>
          <w:t>5</w:t>
        </w:r>
        <w:r w:rsidR="00B22A87">
          <w:rPr>
            <w:webHidden/>
          </w:rPr>
          <w:fldChar w:fldCharType="end"/>
        </w:r>
      </w:hyperlink>
    </w:p>
    <w:p w:rsidR="0072772E" w:rsidRDefault="001E330D" w:rsidP="000B0FF8">
      <w:pPr>
        <w:pStyle w:val="TOC2"/>
      </w:pPr>
      <w:hyperlink w:anchor="_Toc225601283" w:history="1">
        <w:r w:rsidR="0072772E" w:rsidRPr="00B320E9">
          <w:rPr>
            <w:rStyle w:val="Hyperlink"/>
          </w:rPr>
          <w:t xml:space="preserve">Filtering with regular </w:t>
        </w:r>
        <w:r w:rsidR="000B0FF8">
          <w:rPr>
            <w:rStyle w:val="Hyperlink"/>
          </w:rPr>
          <w:br/>
        </w:r>
        <w:r w:rsidR="0072772E" w:rsidRPr="00B320E9">
          <w:rPr>
            <w:rStyle w:val="Hyperlink"/>
          </w:rPr>
          <w:t>expressions</w:t>
        </w:r>
        <w:r w:rsidR="0072772E">
          <w:rPr>
            <w:webHidden/>
          </w:rPr>
          <w:tab/>
        </w:r>
        <w:r w:rsidR="00B22A87">
          <w:rPr>
            <w:webHidden/>
          </w:rPr>
          <w:fldChar w:fldCharType="begin"/>
        </w:r>
        <w:r w:rsidR="0072772E">
          <w:rPr>
            <w:webHidden/>
          </w:rPr>
          <w:instrText xml:space="preserve"> PAGEREF _Toc225601283 \h </w:instrText>
        </w:r>
        <w:r w:rsidR="00B22A87">
          <w:rPr>
            <w:webHidden/>
          </w:rPr>
        </w:r>
        <w:r w:rsidR="00B22A87">
          <w:rPr>
            <w:webHidden/>
          </w:rPr>
          <w:fldChar w:fldCharType="separate"/>
        </w:r>
        <w:r w:rsidR="00612D4C">
          <w:rPr>
            <w:webHidden/>
          </w:rPr>
          <w:t>6</w:t>
        </w:r>
        <w:r w:rsidR="00B22A87">
          <w:rPr>
            <w:webHidden/>
          </w:rPr>
          <w:fldChar w:fldCharType="end"/>
        </w:r>
      </w:hyperlink>
    </w:p>
    <w:p w:rsidR="0072772E" w:rsidRDefault="001E330D" w:rsidP="000B0FF8">
      <w:pPr>
        <w:pStyle w:val="TOC2"/>
      </w:pPr>
      <w:hyperlink w:anchor="_Toc225601284" w:history="1">
        <w:r w:rsidR="0072772E" w:rsidRPr="00B320E9">
          <w:rPr>
            <w:rStyle w:val="Hyperlink"/>
          </w:rPr>
          <w:t>Sorting any Browse view</w:t>
        </w:r>
        <w:r w:rsidR="0072772E">
          <w:rPr>
            <w:webHidden/>
          </w:rPr>
          <w:tab/>
        </w:r>
        <w:r w:rsidR="00B22A87">
          <w:rPr>
            <w:webHidden/>
          </w:rPr>
          <w:fldChar w:fldCharType="begin"/>
        </w:r>
        <w:r w:rsidR="0072772E">
          <w:rPr>
            <w:webHidden/>
          </w:rPr>
          <w:instrText xml:space="preserve"> PAGEREF _Toc225601284 \h </w:instrText>
        </w:r>
        <w:r w:rsidR="00B22A87">
          <w:rPr>
            <w:webHidden/>
          </w:rPr>
        </w:r>
        <w:r w:rsidR="00B22A87">
          <w:rPr>
            <w:webHidden/>
          </w:rPr>
          <w:fldChar w:fldCharType="separate"/>
        </w:r>
        <w:r w:rsidR="00612D4C">
          <w:rPr>
            <w:webHidden/>
          </w:rPr>
          <w:t>7</w:t>
        </w:r>
        <w:r w:rsidR="00B22A87">
          <w:rPr>
            <w:webHidden/>
          </w:rPr>
          <w:fldChar w:fldCharType="end"/>
        </w:r>
      </w:hyperlink>
    </w:p>
    <w:p w:rsidR="0072772E" w:rsidRPr="000B0FF8" w:rsidRDefault="001E330D" w:rsidP="000B0FF8">
      <w:pPr>
        <w:pStyle w:val="TOC1"/>
      </w:pPr>
      <w:hyperlink w:anchor="_Toc225601285" w:history="1">
        <w:r w:rsidR="0072772E" w:rsidRPr="000B0FF8">
          <w:rPr>
            <w:rStyle w:val="Hyperlink"/>
            <w:color w:val="auto"/>
            <w:u w:val="none"/>
          </w:rPr>
          <w:t>Lexicon</w:t>
        </w:r>
        <w:r w:rsidR="0072772E" w:rsidRPr="000B0FF8">
          <w:rPr>
            <w:webHidden/>
          </w:rPr>
          <w:tab/>
        </w:r>
        <w:r w:rsidR="00B22A87" w:rsidRPr="000B0FF8">
          <w:rPr>
            <w:webHidden/>
          </w:rPr>
          <w:fldChar w:fldCharType="begin"/>
        </w:r>
        <w:r w:rsidR="0072772E" w:rsidRPr="000B0FF8">
          <w:rPr>
            <w:webHidden/>
          </w:rPr>
          <w:instrText xml:space="preserve"> PAGEREF _Toc225601285 \h </w:instrText>
        </w:r>
        <w:r w:rsidR="00B22A87" w:rsidRPr="000B0FF8">
          <w:rPr>
            <w:webHidden/>
          </w:rPr>
        </w:r>
        <w:r w:rsidR="00B22A87" w:rsidRPr="000B0FF8">
          <w:rPr>
            <w:webHidden/>
          </w:rPr>
          <w:fldChar w:fldCharType="separate"/>
        </w:r>
        <w:r w:rsidR="00612D4C">
          <w:rPr>
            <w:webHidden/>
          </w:rPr>
          <w:t>8</w:t>
        </w:r>
        <w:r w:rsidR="00B22A87" w:rsidRPr="000B0FF8">
          <w:rPr>
            <w:webHidden/>
          </w:rPr>
          <w:fldChar w:fldCharType="end"/>
        </w:r>
      </w:hyperlink>
    </w:p>
    <w:p w:rsidR="0072772E" w:rsidRDefault="001E330D" w:rsidP="000B0FF8">
      <w:pPr>
        <w:pStyle w:val="TOC2"/>
      </w:pPr>
      <w:hyperlink w:anchor="_Toc225601286" w:history="1">
        <w:r w:rsidR="0072772E" w:rsidRPr="00B320E9">
          <w:rPr>
            <w:rStyle w:val="Hyperlink"/>
          </w:rPr>
          <w:t>Customizing the Entry Pane</w:t>
        </w:r>
        <w:r w:rsidR="0072772E">
          <w:rPr>
            <w:webHidden/>
          </w:rPr>
          <w:tab/>
        </w:r>
        <w:r w:rsidR="00B22A87">
          <w:rPr>
            <w:webHidden/>
          </w:rPr>
          <w:fldChar w:fldCharType="begin"/>
        </w:r>
        <w:r w:rsidR="0072772E">
          <w:rPr>
            <w:webHidden/>
          </w:rPr>
          <w:instrText xml:space="preserve"> PAGEREF _Toc225601286 \h </w:instrText>
        </w:r>
        <w:r w:rsidR="00B22A87">
          <w:rPr>
            <w:webHidden/>
          </w:rPr>
        </w:r>
        <w:r w:rsidR="00B22A87">
          <w:rPr>
            <w:webHidden/>
          </w:rPr>
          <w:fldChar w:fldCharType="separate"/>
        </w:r>
        <w:r w:rsidR="00612D4C">
          <w:rPr>
            <w:webHidden/>
          </w:rPr>
          <w:t>8</w:t>
        </w:r>
        <w:r w:rsidR="00B22A87">
          <w:rPr>
            <w:webHidden/>
          </w:rPr>
          <w:fldChar w:fldCharType="end"/>
        </w:r>
      </w:hyperlink>
    </w:p>
    <w:p w:rsidR="0072772E" w:rsidRDefault="001E330D" w:rsidP="000B0FF8">
      <w:pPr>
        <w:pStyle w:val="TOC2"/>
      </w:pPr>
      <w:hyperlink w:anchor="_Toc225601287" w:history="1">
        <w:r w:rsidR="0072772E" w:rsidRPr="00B320E9">
          <w:rPr>
            <w:rStyle w:val="Hyperlink"/>
          </w:rPr>
          <w:t>Adding an Entry</w:t>
        </w:r>
        <w:r w:rsidR="0072772E">
          <w:rPr>
            <w:webHidden/>
          </w:rPr>
          <w:tab/>
        </w:r>
        <w:r w:rsidR="00B22A87">
          <w:rPr>
            <w:webHidden/>
          </w:rPr>
          <w:fldChar w:fldCharType="begin"/>
        </w:r>
        <w:r w:rsidR="0072772E">
          <w:rPr>
            <w:webHidden/>
          </w:rPr>
          <w:instrText xml:space="preserve"> PAGEREF _Toc225601287 \h </w:instrText>
        </w:r>
        <w:r w:rsidR="00B22A87">
          <w:rPr>
            <w:webHidden/>
          </w:rPr>
        </w:r>
        <w:r w:rsidR="00B22A87">
          <w:rPr>
            <w:webHidden/>
          </w:rPr>
          <w:fldChar w:fldCharType="separate"/>
        </w:r>
        <w:r w:rsidR="00612D4C">
          <w:rPr>
            <w:webHidden/>
          </w:rPr>
          <w:t>9</w:t>
        </w:r>
        <w:r w:rsidR="00B22A87">
          <w:rPr>
            <w:webHidden/>
          </w:rPr>
          <w:fldChar w:fldCharType="end"/>
        </w:r>
      </w:hyperlink>
    </w:p>
    <w:p w:rsidR="0072772E" w:rsidRDefault="001E330D" w:rsidP="000B0FF8">
      <w:pPr>
        <w:pStyle w:val="TOC2"/>
      </w:pPr>
      <w:hyperlink w:anchor="_Toc225601288" w:history="1">
        <w:r w:rsidR="0072772E" w:rsidRPr="00B320E9">
          <w:rPr>
            <w:rStyle w:val="Hyperlink"/>
          </w:rPr>
          <w:t>Finding an entry</w:t>
        </w:r>
        <w:r w:rsidR="0072772E">
          <w:rPr>
            <w:webHidden/>
          </w:rPr>
          <w:tab/>
        </w:r>
        <w:r w:rsidR="00B22A87">
          <w:rPr>
            <w:webHidden/>
          </w:rPr>
          <w:fldChar w:fldCharType="begin"/>
        </w:r>
        <w:r w:rsidR="0072772E">
          <w:rPr>
            <w:webHidden/>
          </w:rPr>
          <w:instrText xml:space="preserve"> PAGEREF _Toc225601288 \h </w:instrText>
        </w:r>
        <w:r w:rsidR="00B22A87">
          <w:rPr>
            <w:webHidden/>
          </w:rPr>
        </w:r>
        <w:r w:rsidR="00B22A87">
          <w:rPr>
            <w:webHidden/>
          </w:rPr>
          <w:fldChar w:fldCharType="separate"/>
        </w:r>
        <w:r w:rsidR="00612D4C">
          <w:rPr>
            <w:webHidden/>
          </w:rPr>
          <w:t>10</w:t>
        </w:r>
        <w:r w:rsidR="00B22A87">
          <w:rPr>
            <w:webHidden/>
          </w:rPr>
          <w:fldChar w:fldCharType="end"/>
        </w:r>
      </w:hyperlink>
    </w:p>
    <w:p w:rsidR="0072772E" w:rsidRDefault="001E330D" w:rsidP="000B0FF8">
      <w:pPr>
        <w:pStyle w:val="TOC2"/>
      </w:pPr>
      <w:hyperlink w:anchor="_Toc225601289" w:history="1">
        <w:r w:rsidR="0072772E" w:rsidRPr="00B320E9">
          <w:rPr>
            <w:rStyle w:val="Hyperlink"/>
          </w:rPr>
          <w:t>Adding Homograph Entries, Adding Senses</w:t>
        </w:r>
        <w:r w:rsidR="0072772E">
          <w:rPr>
            <w:webHidden/>
          </w:rPr>
          <w:tab/>
        </w:r>
        <w:r w:rsidR="00B22A87">
          <w:rPr>
            <w:webHidden/>
          </w:rPr>
          <w:fldChar w:fldCharType="begin"/>
        </w:r>
        <w:r w:rsidR="0072772E">
          <w:rPr>
            <w:webHidden/>
          </w:rPr>
          <w:instrText xml:space="preserve"> PAGEREF _Toc225601289 \h </w:instrText>
        </w:r>
        <w:r w:rsidR="00B22A87">
          <w:rPr>
            <w:webHidden/>
          </w:rPr>
        </w:r>
        <w:r w:rsidR="00B22A87">
          <w:rPr>
            <w:webHidden/>
          </w:rPr>
          <w:fldChar w:fldCharType="separate"/>
        </w:r>
        <w:r w:rsidR="00612D4C">
          <w:rPr>
            <w:webHidden/>
          </w:rPr>
          <w:t>11</w:t>
        </w:r>
        <w:r w:rsidR="00B22A87">
          <w:rPr>
            <w:webHidden/>
          </w:rPr>
          <w:fldChar w:fldCharType="end"/>
        </w:r>
      </w:hyperlink>
    </w:p>
    <w:p w:rsidR="0072772E" w:rsidRDefault="001E330D" w:rsidP="000B0FF8">
      <w:pPr>
        <w:pStyle w:val="TOC2"/>
      </w:pPr>
      <w:hyperlink w:anchor="_Toc225601290" w:history="1">
        <w:r w:rsidR="0072772E" w:rsidRPr="00B320E9">
          <w:rPr>
            <w:rStyle w:val="Hyperlink"/>
          </w:rPr>
          <w:t>Adding entries for affixes</w:t>
        </w:r>
        <w:r w:rsidR="0072772E">
          <w:rPr>
            <w:webHidden/>
          </w:rPr>
          <w:tab/>
        </w:r>
        <w:r w:rsidR="00B22A87">
          <w:rPr>
            <w:webHidden/>
          </w:rPr>
          <w:fldChar w:fldCharType="begin"/>
        </w:r>
        <w:r w:rsidR="0072772E">
          <w:rPr>
            <w:webHidden/>
          </w:rPr>
          <w:instrText xml:space="preserve"> PAGEREF _Toc225601290 \h </w:instrText>
        </w:r>
        <w:r w:rsidR="00B22A87">
          <w:rPr>
            <w:webHidden/>
          </w:rPr>
        </w:r>
        <w:r w:rsidR="00B22A87">
          <w:rPr>
            <w:webHidden/>
          </w:rPr>
          <w:fldChar w:fldCharType="separate"/>
        </w:r>
        <w:r w:rsidR="00612D4C">
          <w:rPr>
            <w:webHidden/>
          </w:rPr>
          <w:t>12</w:t>
        </w:r>
        <w:r w:rsidR="00B22A87">
          <w:rPr>
            <w:webHidden/>
          </w:rPr>
          <w:fldChar w:fldCharType="end"/>
        </w:r>
      </w:hyperlink>
    </w:p>
    <w:p w:rsidR="0072772E" w:rsidRPr="000B0FF8" w:rsidRDefault="001E330D" w:rsidP="000B0FF8">
      <w:pPr>
        <w:pStyle w:val="TOC2"/>
      </w:pPr>
      <w:hyperlink w:anchor="_Toc225601291" w:history="1">
        <w:r w:rsidR="0072772E" w:rsidRPr="00B320E9">
          <w:rPr>
            <w:rStyle w:val="Hyperlink"/>
          </w:rPr>
          <w:t>Adding a Derivative and displaying it as a Subentry</w:t>
        </w:r>
        <w:r w:rsidR="0072772E">
          <w:rPr>
            <w:webHidden/>
          </w:rPr>
          <w:tab/>
        </w:r>
        <w:r w:rsidR="00B22A87">
          <w:rPr>
            <w:webHidden/>
          </w:rPr>
          <w:fldChar w:fldCharType="begin"/>
        </w:r>
        <w:r w:rsidR="0072772E">
          <w:rPr>
            <w:webHidden/>
          </w:rPr>
          <w:instrText xml:space="preserve"> PAGEREF _Toc225601291 \h </w:instrText>
        </w:r>
        <w:r w:rsidR="00B22A87">
          <w:rPr>
            <w:webHidden/>
          </w:rPr>
        </w:r>
        <w:r w:rsidR="00B22A87">
          <w:rPr>
            <w:webHidden/>
          </w:rPr>
          <w:fldChar w:fldCharType="separate"/>
        </w:r>
        <w:r w:rsidR="00612D4C">
          <w:rPr>
            <w:webHidden/>
          </w:rPr>
          <w:t>14</w:t>
        </w:r>
        <w:r w:rsidR="00B22A87">
          <w:rPr>
            <w:webHidden/>
          </w:rPr>
          <w:fldChar w:fldCharType="end"/>
        </w:r>
      </w:hyperlink>
    </w:p>
    <w:p w:rsidR="0072772E" w:rsidRDefault="001E330D" w:rsidP="000B0FF8">
      <w:pPr>
        <w:pStyle w:val="TOC2"/>
      </w:pPr>
      <w:hyperlink w:anchor="_Toc225601292" w:history="1">
        <w:r w:rsidR="0072772E" w:rsidRPr="00B320E9">
          <w:rPr>
            <w:rStyle w:val="Hyperlink"/>
          </w:rPr>
          <w:t>Adding a variant and enhancing its minor entry</w:t>
        </w:r>
        <w:r w:rsidR="0072772E">
          <w:rPr>
            <w:webHidden/>
          </w:rPr>
          <w:tab/>
        </w:r>
        <w:r w:rsidR="00B22A87">
          <w:rPr>
            <w:webHidden/>
          </w:rPr>
          <w:fldChar w:fldCharType="begin"/>
        </w:r>
        <w:r w:rsidR="0072772E">
          <w:rPr>
            <w:webHidden/>
          </w:rPr>
          <w:instrText xml:space="preserve"> PAGEREF _Toc225601292 \h </w:instrText>
        </w:r>
        <w:r w:rsidR="00B22A87">
          <w:rPr>
            <w:webHidden/>
          </w:rPr>
        </w:r>
        <w:r w:rsidR="00B22A87">
          <w:rPr>
            <w:webHidden/>
          </w:rPr>
          <w:fldChar w:fldCharType="separate"/>
        </w:r>
        <w:r w:rsidR="00612D4C">
          <w:rPr>
            <w:webHidden/>
          </w:rPr>
          <w:t>15</w:t>
        </w:r>
        <w:r w:rsidR="00B22A87">
          <w:rPr>
            <w:webHidden/>
          </w:rPr>
          <w:fldChar w:fldCharType="end"/>
        </w:r>
      </w:hyperlink>
    </w:p>
    <w:p w:rsidR="0072772E" w:rsidRDefault="001E330D" w:rsidP="000B0FF8">
      <w:pPr>
        <w:pStyle w:val="TOC2"/>
      </w:pPr>
      <w:hyperlink w:anchor="_Toc225601293" w:history="1">
        <w:r w:rsidR="0072772E" w:rsidRPr="00B320E9">
          <w:rPr>
            <w:rStyle w:val="Hyperlink"/>
          </w:rPr>
          <w:t>Adding grammatical information (POS)</w:t>
        </w:r>
        <w:r w:rsidR="0072772E">
          <w:rPr>
            <w:webHidden/>
          </w:rPr>
          <w:tab/>
        </w:r>
        <w:r w:rsidR="00B22A87">
          <w:rPr>
            <w:webHidden/>
          </w:rPr>
          <w:fldChar w:fldCharType="begin"/>
        </w:r>
        <w:r w:rsidR="0072772E">
          <w:rPr>
            <w:webHidden/>
          </w:rPr>
          <w:instrText xml:space="preserve"> PAGEREF _Toc225601293 \h </w:instrText>
        </w:r>
        <w:r w:rsidR="00B22A87">
          <w:rPr>
            <w:webHidden/>
          </w:rPr>
        </w:r>
        <w:r w:rsidR="00B22A87">
          <w:rPr>
            <w:webHidden/>
          </w:rPr>
          <w:fldChar w:fldCharType="separate"/>
        </w:r>
        <w:r w:rsidR="00612D4C">
          <w:rPr>
            <w:webHidden/>
          </w:rPr>
          <w:t>17</w:t>
        </w:r>
        <w:r w:rsidR="00B22A87">
          <w:rPr>
            <w:webHidden/>
          </w:rPr>
          <w:fldChar w:fldCharType="end"/>
        </w:r>
      </w:hyperlink>
    </w:p>
    <w:p w:rsidR="0072772E" w:rsidRDefault="001E330D" w:rsidP="000B0FF8">
      <w:pPr>
        <w:pStyle w:val="TOC2"/>
      </w:pPr>
      <w:hyperlink w:anchor="_Toc225601294" w:history="1">
        <w:r w:rsidR="0072772E" w:rsidRPr="00B320E9">
          <w:rPr>
            <w:rStyle w:val="Hyperlink"/>
          </w:rPr>
          <w:t>Using Inflection features to specify gender</w:t>
        </w:r>
        <w:r w:rsidR="0072772E">
          <w:rPr>
            <w:webHidden/>
          </w:rPr>
          <w:tab/>
        </w:r>
        <w:r w:rsidR="00B22A87">
          <w:rPr>
            <w:webHidden/>
          </w:rPr>
          <w:fldChar w:fldCharType="begin"/>
        </w:r>
        <w:r w:rsidR="0072772E">
          <w:rPr>
            <w:webHidden/>
          </w:rPr>
          <w:instrText xml:space="preserve"> PAGEREF _Toc225601294 \h </w:instrText>
        </w:r>
        <w:r w:rsidR="00B22A87">
          <w:rPr>
            <w:webHidden/>
          </w:rPr>
        </w:r>
        <w:r w:rsidR="00B22A87">
          <w:rPr>
            <w:webHidden/>
          </w:rPr>
          <w:fldChar w:fldCharType="separate"/>
        </w:r>
        <w:r w:rsidR="00612D4C">
          <w:rPr>
            <w:webHidden/>
          </w:rPr>
          <w:t>18</w:t>
        </w:r>
        <w:r w:rsidR="00B22A87">
          <w:rPr>
            <w:webHidden/>
          </w:rPr>
          <w:fldChar w:fldCharType="end"/>
        </w:r>
      </w:hyperlink>
    </w:p>
    <w:p w:rsidR="0072772E" w:rsidRDefault="001E330D" w:rsidP="000B0FF8">
      <w:pPr>
        <w:pStyle w:val="TOC2"/>
      </w:pPr>
      <w:hyperlink w:anchor="_Toc225601295" w:history="1">
        <w:r w:rsidR="0072772E" w:rsidRPr="00B320E9">
          <w:rPr>
            <w:rStyle w:val="Hyperlink"/>
          </w:rPr>
          <w:t>Adding Lexical Relations</w:t>
        </w:r>
        <w:r w:rsidR="0072772E">
          <w:rPr>
            <w:webHidden/>
          </w:rPr>
          <w:tab/>
        </w:r>
        <w:r w:rsidR="00B22A87">
          <w:rPr>
            <w:webHidden/>
          </w:rPr>
          <w:fldChar w:fldCharType="begin"/>
        </w:r>
        <w:r w:rsidR="0072772E">
          <w:rPr>
            <w:webHidden/>
          </w:rPr>
          <w:instrText xml:space="preserve"> PAGEREF _Toc225601295 \h </w:instrText>
        </w:r>
        <w:r w:rsidR="00B22A87">
          <w:rPr>
            <w:webHidden/>
          </w:rPr>
        </w:r>
        <w:r w:rsidR="00B22A87">
          <w:rPr>
            <w:webHidden/>
          </w:rPr>
          <w:fldChar w:fldCharType="separate"/>
        </w:r>
        <w:r w:rsidR="00612D4C">
          <w:rPr>
            <w:webHidden/>
          </w:rPr>
          <w:t>19</w:t>
        </w:r>
        <w:r w:rsidR="00B22A87">
          <w:rPr>
            <w:webHidden/>
          </w:rPr>
          <w:fldChar w:fldCharType="end"/>
        </w:r>
      </w:hyperlink>
    </w:p>
    <w:p w:rsidR="0072772E" w:rsidRDefault="001E330D" w:rsidP="000B0FF8">
      <w:pPr>
        <w:pStyle w:val="TOC2"/>
      </w:pPr>
      <w:hyperlink w:anchor="_Toc225601296" w:history="1">
        <w:r w:rsidR="0072772E" w:rsidRPr="00B320E9">
          <w:rPr>
            <w:rStyle w:val="Hyperlink"/>
          </w:rPr>
          <w:t>Adding words collected by semantic domains</w:t>
        </w:r>
        <w:r w:rsidR="0072772E">
          <w:rPr>
            <w:webHidden/>
          </w:rPr>
          <w:tab/>
        </w:r>
        <w:r w:rsidR="00B22A87">
          <w:rPr>
            <w:webHidden/>
          </w:rPr>
          <w:fldChar w:fldCharType="begin"/>
        </w:r>
        <w:r w:rsidR="0072772E">
          <w:rPr>
            <w:webHidden/>
          </w:rPr>
          <w:instrText xml:space="preserve"> PAGEREF _Toc225601296 \h </w:instrText>
        </w:r>
        <w:r w:rsidR="00B22A87">
          <w:rPr>
            <w:webHidden/>
          </w:rPr>
        </w:r>
        <w:r w:rsidR="00B22A87">
          <w:rPr>
            <w:webHidden/>
          </w:rPr>
          <w:fldChar w:fldCharType="separate"/>
        </w:r>
        <w:r w:rsidR="00612D4C">
          <w:rPr>
            <w:webHidden/>
          </w:rPr>
          <w:t>20</w:t>
        </w:r>
        <w:r w:rsidR="00B22A87">
          <w:rPr>
            <w:webHidden/>
          </w:rPr>
          <w:fldChar w:fldCharType="end"/>
        </w:r>
      </w:hyperlink>
    </w:p>
    <w:p w:rsidR="0072772E" w:rsidRDefault="000B0FF8" w:rsidP="000B0FF8">
      <w:pPr>
        <w:pStyle w:val="TOC1"/>
        <w:rPr>
          <w:sz w:val="22"/>
          <w:lang w:val="en-AU" w:eastAsia="en-AU"/>
        </w:rPr>
      </w:pPr>
      <w:r>
        <w:rPr>
          <w:rStyle w:val="Hyperlink"/>
        </w:rPr>
        <w:br w:type="column"/>
      </w:r>
      <w:hyperlink w:anchor="_Toc225601297" w:history="1">
        <w:r w:rsidR="0072772E" w:rsidRPr="00B320E9">
          <w:rPr>
            <w:rStyle w:val="Hyperlink"/>
          </w:rPr>
          <w:t>Bulk Edit</w:t>
        </w:r>
        <w:r w:rsidR="0072772E">
          <w:rPr>
            <w:webHidden/>
          </w:rPr>
          <w:tab/>
        </w:r>
        <w:r w:rsidR="00B22A87">
          <w:rPr>
            <w:webHidden/>
          </w:rPr>
          <w:fldChar w:fldCharType="begin"/>
        </w:r>
        <w:r w:rsidR="0072772E">
          <w:rPr>
            <w:webHidden/>
          </w:rPr>
          <w:instrText xml:space="preserve"> PAGEREF _Toc225601297 \h </w:instrText>
        </w:r>
        <w:r w:rsidR="00B22A87">
          <w:rPr>
            <w:webHidden/>
          </w:rPr>
        </w:r>
        <w:r w:rsidR="00B22A87">
          <w:rPr>
            <w:webHidden/>
          </w:rPr>
          <w:fldChar w:fldCharType="separate"/>
        </w:r>
        <w:r w:rsidR="00612D4C">
          <w:rPr>
            <w:webHidden/>
          </w:rPr>
          <w:t>21</w:t>
        </w:r>
        <w:r w:rsidR="00B22A87">
          <w:rPr>
            <w:webHidden/>
          </w:rPr>
          <w:fldChar w:fldCharType="end"/>
        </w:r>
      </w:hyperlink>
    </w:p>
    <w:p w:rsidR="0072772E" w:rsidRDefault="001E330D" w:rsidP="000B0FF8">
      <w:pPr>
        <w:pStyle w:val="TOC2"/>
      </w:pPr>
      <w:hyperlink w:anchor="_Toc225601298" w:history="1">
        <w:r w:rsidR="0072772E" w:rsidRPr="00B320E9">
          <w:rPr>
            <w:rStyle w:val="Hyperlink"/>
          </w:rPr>
          <w:t>Bulk Edit: List Choice</w:t>
        </w:r>
        <w:r w:rsidR="0072772E">
          <w:rPr>
            <w:webHidden/>
          </w:rPr>
          <w:tab/>
        </w:r>
        <w:r w:rsidR="00B22A87">
          <w:rPr>
            <w:webHidden/>
          </w:rPr>
          <w:fldChar w:fldCharType="begin"/>
        </w:r>
        <w:r w:rsidR="0072772E">
          <w:rPr>
            <w:webHidden/>
          </w:rPr>
          <w:instrText xml:space="preserve"> PAGEREF _Toc225601298 \h </w:instrText>
        </w:r>
        <w:r w:rsidR="00B22A87">
          <w:rPr>
            <w:webHidden/>
          </w:rPr>
        </w:r>
        <w:r w:rsidR="00B22A87">
          <w:rPr>
            <w:webHidden/>
          </w:rPr>
          <w:fldChar w:fldCharType="separate"/>
        </w:r>
        <w:r w:rsidR="00612D4C">
          <w:rPr>
            <w:webHidden/>
          </w:rPr>
          <w:t>21</w:t>
        </w:r>
        <w:r w:rsidR="00B22A87">
          <w:rPr>
            <w:webHidden/>
          </w:rPr>
          <w:fldChar w:fldCharType="end"/>
        </w:r>
      </w:hyperlink>
    </w:p>
    <w:p w:rsidR="0072772E" w:rsidRDefault="001E330D" w:rsidP="000B0FF8">
      <w:pPr>
        <w:pStyle w:val="TOC2"/>
      </w:pPr>
      <w:hyperlink w:anchor="_Toc225601299" w:history="1">
        <w:r w:rsidR="0072772E" w:rsidRPr="00B320E9">
          <w:rPr>
            <w:rStyle w:val="Hyperlink"/>
          </w:rPr>
          <w:t>Bulk Edit: Copy</w:t>
        </w:r>
        <w:r w:rsidR="0072772E">
          <w:rPr>
            <w:webHidden/>
          </w:rPr>
          <w:tab/>
        </w:r>
        <w:r w:rsidR="00B22A87">
          <w:rPr>
            <w:webHidden/>
          </w:rPr>
          <w:fldChar w:fldCharType="begin"/>
        </w:r>
        <w:r w:rsidR="0072772E">
          <w:rPr>
            <w:webHidden/>
          </w:rPr>
          <w:instrText xml:space="preserve"> PAGEREF _Toc225601299 \h </w:instrText>
        </w:r>
        <w:r w:rsidR="00B22A87">
          <w:rPr>
            <w:webHidden/>
          </w:rPr>
        </w:r>
        <w:r w:rsidR="00B22A87">
          <w:rPr>
            <w:webHidden/>
          </w:rPr>
          <w:fldChar w:fldCharType="separate"/>
        </w:r>
        <w:r w:rsidR="00612D4C">
          <w:rPr>
            <w:webHidden/>
          </w:rPr>
          <w:t>22</w:t>
        </w:r>
        <w:r w:rsidR="00B22A87">
          <w:rPr>
            <w:webHidden/>
          </w:rPr>
          <w:fldChar w:fldCharType="end"/>
        </w:r>
      </w:hyperlink>
    </w:p>
    <w:p w:rsidR="0072772E" w:rsidRDefault="001E330D" w:rsidP="000B0FF8">
      <w:pPr>
        <w:pStyle w:val="TOC2"/>
      </w:pPr>
      <w:hyperlink w:anchor="_Toc225601300" w:history="1">
        <w:r w:rsidR="0072772E" w:rsidRPr="00B320E9">
          <w:rPr>
            <w:rStyle w:val="Hyperlink"/>
          </w:rPr>
          <w:t>Bulk Edit: Click Copy</w:t>
        </w:r>
        <w:r w:rsidR="0072772E">
          <w:rPr>
            <w:webHidden/>
          </w:rPr>
          <w:tab/>
        </w:r>
        <w:r w:rsidR="00B22A87">
          <w:rPr>
            <w:webHidden/>
          </w:rPr>
          <w:fldChar w:fldCharType="begin"/>
        </w:r>
        <w:r w:rsidR="0072772E">
          <w:rPr>
            <w:webHidden/>
          </w:rPr>
          <w:instrText xml:space="preserve"> PAGEREF _Toc225601300 \h </w:instrText>
        </w:r>
        <w:r w:rsidR="00B22A87">
          <w:rPr>
            <w:webHidden/>
          </w:rPr>
        </w:r>
        <w:r w:rsidR="00B22A87">
          <w:rPr>
            <w:webHidden/>
          </w:rPr>
          <w:fldChar w:fldCharType="separate"/>
        </w:r>
        <w:r w:rsidR="00612D4C">
          <w:rPr>
            <w:webHidden/>
          </w:rPr>
          <w:t>23</w:t>
        </w:r>
        <w:r w:rsidR="00B22A87">
          <w:rPr>
            <w:webHidden/>
          </w:rPr>
          <w:fldChar w:fldCharType="end"/>
        </w:r>
      </w:hyperlink>
    </w:p>
    <w:p w:rsidR="0072772E" w:rsidRDefault="001E330D" w:rsidP="000B0FF8">
      <w:pPr>
        <w:pStyle w:val="TOC2"/>
      </w:pPr>
      <w:hyperlink w:anchor="_Toc225601301" w:history="1">
        <w:r w:rsidR="0072772E" w:rsidRPr="00B320E9">
          <w:rPr>
            <w:rStyle w:val="Hyperlink"/>
          </w:rPr>
          <w:t>Bulk Edit: Process</w:t>
        </w:r>
        <w:r w:rsidR="0072772E">
          <w:rPr>
            <w:webHidden/>
          </w:rPr>
          <w:tab/>
        </w:r>
        <w:r w:rsidR="00B22A87">
          <w:rPr>
            <w:webHidden/>
          </w:rPr>
          <w:fldChar w:fldCharType="begin"/>
        </w:r>
        <w:r w:rsidR="0072772E">
          <w:rPr>
            <w:webHidden/>
          </w:rPr>
          <w:instrText xml:space="preserve"> PAGEREF _Toc225601301 \h </w:instrText>
        </w:r>
        <w:r w:rsidR="00B22A87">
          <w:rPr>
            <w:webHidden/>
          </w:rPr>
        </w:r>
        <w:r w:rsidR="00B22A87">
          <w:rPr>
            <w:webHidden/>
          </w:rPr>
          <w:fldChar w:fldCharType="separate"/>
        </w:r>
        <w:r w:rsidR="00612D4C">
          <w:rPr>
            <w:webHidden/>
          </w:rPr>
          <w:t>23</w:t>
        </w:r>
        <w:r w:rsidR="00B22A87">
          <w:rPr>
            <w:webHidden/>
          </w:rPr>
          <w:fldChar w:fldCharType="end"/>
        </w:r>
      </w:hyperlink>
    </w:p>
    <w:p w:rsidR="0072772E" w:rsidRDefault="001E330D" w:rsidP="000B0FF8">
      <w:pPr>
        <w:pStyle w:val="TOC1"/>
        <w:rPr>
          <w:sz w:val="22"/>
          <w:lang w:val="en-AU" w:eastAsia="en-AU"/>
        </w:rPr>
      </w:pPr>
      <w:hyperlink w:anchor="_Toc225601302" w:history="1">
        <w:r w:rsidR="0072772E" w:rsidRPr="00B320E9">
          <w:rPr>
            <w:rStyle w:val="Hyperlink"/>
          </w:rPr>
          <w:t>Interlinear Texts</w:t>
        </w:r>
        <w:r w:rsidR="0072772E">
          <w:rPr>
            <w:webHidden/>
          </w:rPr>
          <w:tab/>
        </w:r>
        <w:r w:rsidR="00B22A87">
          <w:rPr>
            <w:webHidden/>
          </w:rPr>
          <w:fldChar w:fldCharType="begin"/>
        </w:r>
        <w:r w:rsidR="0072772E">
          <w:rPr>
            <w:webHidden/>
          </w:rPr>
          <w:instrText xml:space="preserve"> PAGEREF _Toc225601302 \h </w:instrText>
        </w:r>
        <w:r w:rsidR="00B22A87">
          <w:rPr>
            <w:webHidden/>
          </w:rPr>
        </w:r>
        <w:r w:rsidR="00B22A87">
          <w:rPr>
            <w:webHidden/>
          </w:rPr>
          <w:fldChar w:fldCharType="separate"/>
        </w:r>
        <w:r w:rsidR="00612D4C">
          <w:rPr>
            <w:webHidden/>
          </w:rPr>
          <w:t>25</w:t>
        </w:r>
        <w:r w:rsidR="00B22A87">
          <w:rPr>
            <w:webHidden/>
          </w:rPr>
          <w:fldChar w:fldCharType="end"/>
        </w:r>
      </w:hyperlink>
    </w:p>
    <w:p w:rsidR="0072772E" w:rsidRDefault="001E330D" w:rsidP="000B0FF8">
      <w:pPr>
        <w:pStyle w:val="TOC2"/>
      </w:pPr>
      <w:hyperlink w:anchor="_Toc225601303" w:history="1">
        <w:r w:rsidR="0072772E" w:rsidRPr="00B320E9">
          <w:rPr>
            <w:rStyle w:val="Hyperlink"/>
          </w:rPr>
          <w:t>Interlinear Texts</w:t>
        </w:r>
        <w:r w:rsidR="0072772E">
          <w:rPr>
            <w:webHidden/>
          </w:rPr>
          <w:tab/>
        </w:r>
        <w:r w:rsidR="00B22A87">
          <w:rPr>
            <w:webHidden/>
          </w:rPr>
          <w:fldChar w:fldCharType="begin"/>
        </w:r>
        <w:r w:rsidR="0072772E">
          <w:rPr>
            <w:webHidden/>
          </w:rPr>
          <w:instrText xml:space="preserve"> PAGEREF _Toc225601303 \h </w:instrText>
        </w:r>
        <w:r w:rsidR="00B22A87">
          <w:rPr>
            <w:webHidden/>
          </w:rPr>
        </w:r>
        <w:r w:rsidR="00B22A87">
          <w:rPr>
            <w:webHidden/>
          </w:rPr>
          <w:fldChar w:fldCharType="separate"/>
        </w:r>
        <w:r w:rsidR="00612D4C">
          <w:rPr>
            <w:webHidden/>
          </w:rPr>
          <w:t>25</w:t>
        </w:r>
        <w:r w:rsidR="00B22A87">
          <w:rPr>
            <w:webHidden/>
          </w:rPr>
          <w:fldChar w:fldCharType="end"/>
        </w:r>
      </w:hyperlink>
    </w:p>
    <w:p w:rsidR="0072772E" w:rsidRDefault="001E330D" w:rsidP="000B0FF8">
      <w:pPr>
        <w:pStyle w:val="TOC2"/>
      </w:pPr>
      <w:hyperlink w:anchor="_Toc225601304" w:history="1">
        <w:r w:rsidR="0072772E" w:rsidRPr="00B320E9">
          <w:rPr>
            <w:rStyle w:val="Hyperlink"/>
          </w:rPr>
          <w:t>Interlinear Texts: Previous Analyses are Suggested</w:t>
        </w:r>
        <w:r w:rsidR="0072772E">
          <w:rPr>
            <w:webHidden/>
          </w:rPr>
          <w:tab/>
        </w:r>
        <w:r w:rsidR="00B22A87">
          <w:rPr>
            <w:webHidden/>
          </w:rPr>
          <w:fldChar w:fldCharType="begin"/>
        </w:r>
        <w:r w:rsidR="0072772E">
          <w:rPr>
            <w:webHidden/>
          </w:rPr>
          <w:instrText xml:space="preserve"> PAGEREF _Toc225601304 \h </w:instrText>
        </w:r>
        <w:r w:rsidR="00B22A87">
          <w:rPr>
            <w:webHidden/>
          </w:rPr>
        </w:r>
        <w:r w:rsidR="00B22A87">
          <w:rPr>
            <w:webHidden/>
          </w:rPr>
          <w:fldChar w:fldCharType="separate"/>
        </w:r>
        <w:r w:rsidR="00612D4C">
          <w:rPr>
            <w:webHidden/>
          </w:rPr>
          <w:t>26</w:t>
        </w:r>
        <w:r w:rsidR="00B22A87">
          <w:rPr>
            <w:webHidden/>
          </w:rPr>
          <w:fldChar w:fldCharType="end"/>
        </w:r>
      </w:hyperlink>
    </w:p>
    <w:p w:rsidR="0072772E" w:rsidRDefault="001E330D" w:rsidP="000B0FF8">
      <w:pPr>
        <w:pStyle w:val="TOC2"/>
      </w:pPr>
      <w:hyperlink w:anchor="_Toc225601305" w:history="1">
        <w:r w:rsidR="0072772E" w:rsidRPr="00B320E9">
          <w:rPr>
            <w:rStyle w:val="Hyperlink"/>
          </w:rPr>
          <w:t>Interlinear Texts: Breaking Words into Morphemes</w:t>
        </w:r>
        <w:r w:rsidR="0072772E">
          <w:rPr>
            <w:webHidden/>
          </w:rPr>
          <w:tab/>
        </w:r>
        <w:r w:rsidR="00B22A87">
          <w:rPr>
            <w:webHidden/>
          </w:rPr>
          <w:fldChar w:fldCharType="begin"/>
        </w:r>
        <w:r w:rsidR="0072772E">
          <w:rPr>
            <w:webHidden/>
          </w:rPr>
          <w:instrText xml:space="preserve"> PAGEREF _Toc225601305 \h </w:instrText>
        </w:r>
        <w:r w:rsidR="00B22A87">
          <w:rPr>
            <w:webHidden/>
          </w:rPr>
        </w:r>
        <w:r w:rsidR="00B22A87">
          <w:rPr>
            <w:webHidden/>
          </w:rPr>
          <w:fldChar w:fldCharType="separate"/>
        </w:r>
        <w:r w:rsidR="00612D4C">
          <w:rPr>
            <w:webHidden/>
          </w:rPr>
          <w:t>26</w:t>
        </w:r>
        <w:r w:rsidR="00B22A87">
          <w:rPr>
            <w:webHidden/>
          </w:rPr>
          <w:fldChar w:fldCharType="end"/>
        </w:r>
      </w:hyperlink>
    </w:p>
    <w:p w:rsidR="0072772E" w:rsidRDefault="001E330D" w:rsidP="000B0FF8">
      <w:pPr>
        <w:pStyle w:val="TOC2"/>
      </w:pPr>
      <w:hyperlink w:anchor="_Toc225601306" w:history="1">
        <w:r w:rsidR="0072772E" w:rsidRPr="00B320E9">
          <w:rPr>
            <w:rStyle w:val="Hyperlink"/>
          </w:rPr>
          <w:t>Interlinear Texts: Adding an allomorph</w:t>
        </w:r>
        <w:r w:rsidR="0072772E">
          <w:rPr>
            <w:webHidden/>
          </w:rPr>
          <w:tab/>
        </w:r>
        <w:r w:rsidR="00B22A87">
          <w:rPr>
            <w:webHidden/>
          </w:rPr>
          <w:fldChar w:fldCharType="begin"/>
        </w:r>
        <w:r w:rsidR="0072772E">
          <w:rPr>
            <w:webHidden/>
          </w:rPr>
          <w:instrText xml:space="preserve"> PAGEREF _Toc225601306 \h </w:instrText>
        </w:r>
        <w:r w:rsidR="00B22A87">
          <w:rPr>
            <w:webHidden/>
          </w:rPr>
        </w:r>
        <w:r w:rsidR="00B22A87">
          <w:rPr>
            <w:webHidden/>
          </w:rPr>
          <w:fldChar w:fldCharType="separate"/>
        </w:r>
        <w:r w:rsidR="00612D4C">
          <w:rPr>
            <w:webHidden/>
          </w:rPr>
          <w:t>28</w:t>
        </w:r>
        <w:r w:rsidR="00B22A87">
          <w:rPr>
            <w:webHidden/>
          </w:rPr>
          <w:fldChar w:fldCharType="end"/>
        </w:r>
      </w:hyperlink>
    </w:p>
    <w:p w:rsidR="0072772E" w:rsidRDefault="001E330D" w:rsidP="000B0FF8">
      <w:pPr>
        <w:pStyle w:val="TOC2"/>
      </w:pPr>
      <w:hyperlink w:anchor="_Toc225601307" w:history="1">
        <w:r w:rsidR="0072772E" w:rsidRPr="00B320E9">
          <w:rPr>
            <w:rStyle w:val="Hyperlink"/>
          </w:rPr>
          <w:t xml:space="preserve">Interlinear Texts: </w:t>
        </w:r>
        <w:r w:rsidR="000B0FF8">
          <w:rPr>
            <w:rStyle w:val="Hyperlink"/>
          </w:rPr>
          <w:br/>
        </w:r>
        <w:r w:rsidR="0072772E" w:rsidRPr="00B320E9">
          <w:rPr>
            <w:rStyle w:val="Hyperlink"/>
          </w:rPr>
          <w:t>Making a phrase</w:t>
        </w:r>
        <w:r w:rsidR="0072772E">
          <w:rPr>
            <w:webHidden/>
          </w:rPr>
          <w:tab/>
        </w:r>
        <w:r w:rsidR="00B22A87">
          <w:rPr>
            <w:webHidden/>
          </w:rPr>
          <w:fldChar w:fldCharType="begin"/>
        </w:r>
        <w:r w:rsidR="0072772E">
          <w:rPr>
            <w:webHidden/>
          </w:rPr>
          <w:instrText xml:space="preserve"> PAGEREF _Toc225601307 \h </w:instrText>
        </w:r>
        <w:r w:rsidR="00B22A87">
          <w:rPr>
            <w:webHidden/>
          </w:rPr>
        </w:r>
        <w:r w:rsidR="00B22A87">
          <w:rPr>
            <w:webHidden/>
          </w:rPr>
          <w:fldChar w:fldCharType="separate"/>
        </w:r>
        <w:r w:rsidR="00612D4C">
          <w:rPr>
            <w:webHidden/>
          </w:rPr>
          <w:t>29</w:t>
        </w:r>
        <w:r w:rsidR="00B22A87">
          <w:rPr>
            <w:webHidden/>
          </w:rPr>
          <w:fldChar w:fldCharType="end"/>
        </w:r>
      </w:hyperlink>
    </w:p>
    <w:p w:rsidR="0072772E" w:rsidRDefault="001E330D" w:rsidP="000B0FF8">
      <w:pPr>
        <w:pStyle w:val="TOC2"/>
      </w:pPr>
      <w:hyperlink w:anchor="_Toc225601308" w:history="1">
        <w:r w:rsidR="0072772E" w:rsidRPr="00B320E9">
          <w:rPr>
            <w:rStyle w:val="Hyperlink"/>
          </w:rPr>
          <w:t>Interlinear Texts: The Gloss Tab</w:t>
        </w:r>
        <w:r w:rsidR="0072772E">
          <w:rPr>
            <w:webHidden/>
          </w:rPr>
          <w:tab/>
        </w:r>
        <w:r w:rsidR="00B22A87">
          <w:rPr>
            <w:webHidden/>
          </w:rPr>
          <w:fldChar w:fldCharType="begin"/>
        </w:r>
        <w:r w:rsidR="0072772E">
          <w:rPr>
            <w:webHidden/>
          </w:rPr>
          <w:instrText xml:space="preserve"> PAGEREF _Toc225601308 \h </w:instrText>
        </w:r>
        <w:r w:rsidR="00B22A87">
          <w:rPr>
            <w:webHidden/>
          </w:rPr>
        </w:r>
        <w:r w:rsidR="00B22A87">
          <w:rPr>
            <w:webHidden/>
          </w:rPr>
          <w:fldChar w:fldCharType="separate"/>
        </w:r>
        <w:r w:rsidR="00612D4C">
          <w:rPr>
            <w:webHidden/>
          </w:rPr>
          <w:t>30</w:t>
        </w:r>
        <w:r w:rsidR="00B22A87">
          <w:rPr>
            <w:webHidden/>
          </w:rPr>
          <w:fldChar w:fldCharType="end"/>
        </w:r>
      </w:hyperlink>
    </w:p>
    <w:p w:rsidR="0072772E" w:rsidRDefault="001E330D" w:rsidP="000B0FF8">
      <w:pPr>
        <w:pStyle w:val="TOC2"/>
      </w:pPr>
      <w:hyperlink w:anchor="_Toc225601309" w:history="1">
        <w:r w:rsidR="0072772E" w:rsidRPr="00B320E9">
          <w:rPr>
            <w:rStyle w:val="Hyperlink"/>
          </w:rPr>
          <w:t>Interlinear Texts: Morphological Parser</w:t>
        </w:r>
        <w:r w:rsidR="0072772E">
          <w:rPr>
            <w:webHidden/>
          </w:rPr>
          <w:tab/>
        </w:r>
        <w:r w:rsidR="00B22A87">
          <w:rPr>
            <w:webHidden/>
          </w:rPr>
          <w:fldChar w:fldCharType="begin"/>
        </w:r>
        <w:r w:rsidR="0072772E">
          <w:rPr>
            <w:webHidden/>
          </w:rPr>
          <w:instrText xml:space="preserve"> PAGEREF _Toc225601309 \h </w:instrText>
        </w:r>
        <w:r w:rsidR="00B22A87">
          <w:rPr>
            <w:webHidden/>
          </w:rPr>
        </w:r>
        <w:r w:rsidR="00B22A87">
          <w:rPr>
            <w:webHidden/>
          </w:rPr>
          <w:fldChar w:fldCharType="separate"/>
        </w:r>
        <w:r w:rsidR="00612D4C">
          <w:rPr>
            <w:webHidden/>
          </w:rPr>
          <w:t>31</w:t>
        </w:r>
        <w:r w:rsidR="00B22A87">
          <w:rPr>
            <w:webHidden/>
          </w:rPr>
          <w:fldChar w:fldCharType="end"/>
        </w:r>
      </w:hyperlink>
    </w:p>
    <w:p w:rsidR="0072772E" w:rsidRDefault="001E330D" w:rsidP="000B0FF8">
      <w:pPr>
        <w:pStyle w:val="TOC2"/>
      </w:pPr>
      <w:hyperlink w:anchor="_Toc225601310" w:history="1">
        <w:r w:rsidR="0072772E" w:rsidRPr="00B320E9">
          <w:rPr>
            <w:rStyle w:val="Hyperlink"/>
          </w:rPr>
          <w:t>Words Analyses view</w:t>
        </w:r>
        <w:r w:rsidR="0072772E">
          <w:rPr>
            <w:webHidden/>
          </w:rPr>
          <w:tab/>
        </w:r>
        <w:r w:rsidR="00B22A87">
          <w:rPr>
            <w:webHidden/>
          </w:rPr>
          <w:fldChar w:fldCharType="begin"/>
        </w:r>
        <w:r w:rsidR="0072772E">
          <w:rPr>
            <w:webHidden/>
          </w:rPr>
          <w:instrText xml:space="preserve"> PAGEREF _Toc225601310 \h </w:instrText>
        </w:r>
        <w:r w:rsidR="00B22A87">
          <w:rPr>
            <w:webHidden/>
          </w:rPr>
        </w:r>
        <w:r w:rsidR="00B22A87">
          <w:rPr>
            <w:webHidden/>
          </w:rPr>
          <w:fldChar w:fldCharType="separate"/>
        </w:r>
        <w:r w:rsidR="00612D4C">
          <w:rPr>
            <w:webHidden/>
          </w:rPr>
          <w:t>32</w:t>
        </w:r>
        <w:r w:rsidR="00B22A87">
          <w:rPr>
            <w:webHidden/>
          </w:rPr>
          <w:fldChar w:fldCharType="end"/>
        </w:r>
      </w:hyperlink>
    </w:p>
    <w:p w:rsidR="0072772E" w:rsidRDefault="001E330D" w:rsidP="000B0FF8">
      <w:pPr>
        <w:pStyle w:val="TOC2"/>
      </w:pPr>
      <w:hyperlink w:anchor="_Toc225601311" w:history="1">
        <w:r w:rsidR="0072772E" w:rsidRPr="00B320E9">
          <w:rPr>
            <w:rStyle w:val="Hyperlink"/>
          </w:rPr>
          <w:t>Adding an analysis</w:t>
        </w:r>
        <w:r w:rsidR="0072772E">
          <w:rPr>
            <w:webHidden/>
          </w:rPr>
          <w:tab/>
        </w:r>
        <w:r w:rsidR="00B22A87">
          <w:rPr>
            <w:webHidden/>
          </w:rPr>
          <w:fldChar w:fldCharType="begin"/>
        </w:r>
        <w:r w:rsidR="0072772E">
          <w:rPr>
            <w:webHidden/>
          </w:rPr>
          <w:instrText xml:space="preserve"> PAGEREF _Toc225601311 \h </w:instrText>
        </w:r>
        <w:r w:rsidR="00B22A87">
          <w:rPr>
            <w:webHidden/>
          </w:rPr>
        </w:r>
        <w:r w:rsidR="00B22A87">
          <w:rPr>
            <w:webHidden/>
          </w:rPr>
          <w:fldChar w:fldCharType="separate"/>
        </w:r>
        <w:r w:rsidR="00612D4C">
          <w:rPr>
            <w:webHidden/>
          </w:rPr>
          <w:t>33</w:t>
        </w:r>
        <w:r w:rsidR="00B22A87">
          <w:rPr>
            <w:webHidden/>
          </w:rPr>
          <w:fldChar w:fldCharType="end"/>
        </w:r>
      </w:hyperlink>
    </w:p>
    <w:p w:rsidR="0072772E" w:rsidRDefault="001E330D" w:rsidP="000B0FF8">
      <w:pPr>
        <w:pStyle w:val="TOC2"/>
      </w:pPr>
      <w:hyperlink w:anchor="_Toc225601312" w:history="1">
        <w:r w:rsidR="0072772E" w:rsidRPr="00B320E9">
          <w:rPr>
            <w:rStyle w:val="Hyperlink"/>
          </w:rPr>
          <w:t>Assigning analyses</w:t>
        </w:r>
        <w:r w:rsidR="0072772E">
          <w:rPr>
            <w:webHidden/>
          </w:rPr>
          <w:tab/>
        </w:r>
        <w:r w:rsidR="00B22A87">
          <w:rPr>
            <w:webHidden/>
          </w:rPr>
          <w:fldChar w:fldCharType="begin"/>
        </w:r>
        <w:r w:rsidR="0072772E">
          <w:rPr>
            <w:webHidden/>
          </w:rPr>
          <w:instrText xml:space="preserve"> PAGEREF _Toc225601312 \h </w:instrText>
        </w:r>
        <w:r w:rsidR="00B22A87">
          <w:rPr>
            <w:webHidden/>
          </w:rPr>
        </w:r>
        <w:r w:rsidR="00B22A87">
          <w:rPr>
            <w:webHidden/>
          </w:rPr>
          <w:fldChar w:fldCharType="separate"/>
        </w:r>
        <w:r w:rsidR="00612D4C">
          <w:rPr>
            <w:webHidden/>
          </w:rPr>
          <w:t>34</w:t>
        </w:r>
        <w:r w:rsidR="00B22A87">
          <w:rPr>
            <w:webHidden/>
          </w:rPr>
          <w:fldChar w:fldCharType="end"/>
        </w:r>
      </w:hyperlink>
    </w:p>
    <w:p w:rsidR="0072772E" w:rsidRDefault="001E330D" w:rsidP="000B0FF8">
      <w:pPr>
        <w:pStyle w:val="TOC2"/>
      </w:pPr>
      <w:hyperlink w:anchor="_Toc225601313" w:history="1">
        <w:r w:rsidR="0072772E" w:rsidRPr="00B320E9">
          <w:rPr>
            <w:rStyle w:val="Hyperlink"/>
          </w:rPr>
          <w:t>Adding an inflectional template</w:t>
        </w:r>
        <w:r w:rsidR="0072772E">
          <w:rPr>
            <w:webHidden/>
          </w:rPr>
          <w:tab/>
        </w:r>
        <w:r w:rsidR="00B22A87">
          <w:rPr>
            <w:webHidden/>
          </w:rPr>
          <w:fldChar w:fldCharType="begin"/>
        </w:r>
        <w:r w:rsidR="0072772E">
          <w:rPr>
            <w:webHidden/>
          </w:rPr>
          <w:instrText xml:space="preserve"> PAGEREF _Toc225601313 \h </w:instrText>
        </w:r>
        <w:r w:rsidR="00B22A87">
          <w:rPr>
            <w:webHidden/>
          </w:rPr>
        </w:r>
        <w:r w:rsidR="00B22A87">
          <w:rPr>
            <w:webHidden/>
          </w:rPr>
          <w:fldChar w:fldCharType="separate"/>
        </w:r>
        <w:r w:rsidR="00612D4C">
          <w:rPr>
            <w:webHidden/>
          </w:rPr>
          <w:t>35</w:t>
        </w:r>
        <w:r w:rsidR="00B22A87">
          <w:rPr>
            <w:webHidden/>
          </w:rPr>
          <w:fldChar w:fldCharType="end"/>
        </w:r>
      </w:hyperlink>
    </w:p>
    <w:p w:rsidR="0072772E" w:rsidRDefault="001E330D" w:rsidP="000B0FF8">
      <w:pPr>
        <w:pStyle w:val="TOC2"/>
      </w:pPr>
      <w:hyperlink w:anchor="_Toc225601314" w:history="1">
        <w:r w:rsidR="0072772E" w:rsidRPr="00B320E9">
          <w:rPr>
            <w:rStyle w:val="Hyperlink"/>
          </w:rPr>
          <w:t>Concordance tools</w:t>
        </w:r>
        <w:r w:rsidR="0072772E">
          <w:rPr>
            <w:webHidden/>
          </w:rPr>
          <w:tab/>
        </w:r>
        <w:r w:rsidR="00B22A87">
          <w:rPr>
            <w:webHidden/>
          </w:rPr>
          <w:fldChar w:fldCharType="begin"/>
        </w:r>
        <w:r w:rsidR="0072772E">
          <w:rPr>
            <w:webHidden/>
          </w:rPr>
          <w:instrText xml:space="preserve"> PAGEREF _Toc225601314 \h </w:instrText>
        </w:r>
        <w:r w:rsidR="00B22A87">
          <w:rPr>
            <w:webHidden/>
          </w:rPr>
        </w:r>
        <w:r w:rsidR="00B22A87">
          <w:rPr>
            <w:webHidden/>
          </w:rPr>
          <w:fldChar w:fldCharType="separate"/>
        </w:r>
        <w:r w:rsidR="00612D4C">
          <w:rPr>
            <w:webHidden/>
          </w:rPr>
          <w:t>36</w:t>
        </w:r>
        <w:r w:rsidR="00B22A87">
          <w:rPr>
            <w:webHidden/>
          </w:rPr>
          <w:fldChar w:fldCharType="end"/>
        </w:r>
      </w:hyperlink>
    </w:p>
    <w:p w:rsidR="0072772E" w:rsidRDefault="001E330D" w:rsidP="000B0FF8">
      <w:pPr>
        <w:pStyle w:val="TOC2"/>
      </w:pPr>
      <w:hyperlink w:anchor="_Toc225601315" w:history="1">
        <w:r w:rsidR="0072772E" w:rsidRPr="00B320E9">
          <w:rPr>
            <w:rStyle w:val="Hyperlink"/>
          </w:rPr>
          <w:t>Find Example Sentence</w:t>
        </w:r>
        <w:r w:rsidR="0072772E">
          <w:rPr>
            <w:webHidden/>
          </w:rPr>
          <w:tab/>
        </w:r>
        <w:r w:rsidR="00B22A87">
          <w:rPr>
            <w:webHidden/>
          </w:rPr>
          <w:fldChar w:fldCharType="begin"/>
        </w:r>
        <w:r w:rsidR="0072772E">
          <w:rPr>
            <w:webHidden/>
          </w:rPr>
          <w:instrText xml:space="preserve"> PAGEREF _Toc225601315 \h </w:instrText>
        </w:r>
        <w:r w:rsidR="00B22A87">
          <w:rPr>
            <w:webHidden/>
          </w:rPr>
        </w:r>
        <w:r w:rsidR="00B22A87">
          <w:rPr>
            <w:webHidden/>
          </w:rPr>
          <w:fldChar w:fldCharType="separate"/>
        </w:r>
        <w:r w:rsidR="00612D4C">
          <w:rPr>
            <w:webHidden/>
          </w:rPr>
          <w:t>37</w:t>
        </w:r>
        <w:r w:rsidR="00B22A87">
          <w:rPr>
            <w:webHidden/>
          </w:rPr>
          <w:fldChar w:fldCharType="end"/>
        </w:r>
      </w:hyperlink>
    </w:p>
    <w:p w:rsidR="0072772E" w:rsidRDefault="001E330D" w:rsidP="000B0FF8">
      <w:pPr>
        <w:pStyle w:val="TOC2"/>
      </w:pPr>
      <w:hyperlink w:anchor="_Toc225601316" w:history="1">
        <w:r w:rsidR="0072772E" w:rsidRPr="00B320E9">
          <w:rPr>
            <w:rStyle w:val="Hyperlink"/>
          </w:rPr>
          <w:t>Discourse Chart</w:t>
        </w:r>
        <w:r w:rsidR="0072772E">
          <w:rPr>
            <w:webHidden/>
          </w:rPr>
          <w:tab/>
        </w:r>
        <w:r w:rsidR="00B22A87">
          <w:rPr>
            <w:webHidden/>
          </w:rPr>
          <w:fldChar w:fldCharType="begin"/>
        </w:r>
        <w:r w:rsidR="0072772E">
          <w:rPr>
            <w:webHidden/>
          </w:rPr>
          <w:instrText xml:space="preserve"> PAGEREF _Toc225601316 \h </w:instrText>
        </w:r>
        <w:r w:rsidR="00B22A87">
          <w:rPr>
            <w:webHidden/>
          </w:rPr>
        </w:r>
        <w:r w:rsidR="00B22A87">
          <w:rPr>
            <w:webHidden/>
          </w:rPr>
          <w:fldChar w:fldCharType="separate"/>
        </w:r>
        <w:r w:rsidR="00612D4C">
          <w:rPr>
            <w:webHidden/>
          </w:rPr>
          <w:t>38</w:t>
        </w:r>
        <w:r w:rsidR="00B22A87">
          <w:rPr>
            <w:webHidden/>
          </w:rPr>
          <w:fldChar w:fldCharType="end"/>
        </w:r>
      </w:hyperlink>
    </w:p>
    <w:p w:rsidR="0072772E" w:rsidRDefault="001E330D" w:rsidP="000B0FF8">
      <w:pPr>
        <w:pStyle w:val="TOC2"/>
      </w:pPr>
      <w:hyperlink w:anchor="_Toc225601317" w:history="1">
        <w:r w:rsidR="0072772E" w:rsidRPr="00B320E9">
          <w:rPr>
            <w:rStyle w:val="Hyperlink"/>
          </w:rPr>
          <w:t>Help and training resources</w:t>
        </w:r>
        <w:r w:rsidR="0072772E">
          <w:rPr>
            <w:webHidden/>
          </w:rPr>
          <w:tab/>
        </w:r>
        <w:r w:rsidR="00B22A87">
          <w:rPr>
            <w:webHidden/>
          </w:rPr>
          <w:fldChar w:fldCharType="begin"/>
        </w:r>
        <w:r w:rsidR="0072772E">
          <w:rPr>
            <w:webHidden/>
          </w:rPr>
          <w:instrText xml:space="preserve"> PAGEREF _Toc225601317 \h </w:instrText>
        </w:r>
        <w:r w:rsidR="00B22A87">
          <w:rPr>
            <w:webHidden/>
          </w:rPr>
        </w:r>
        <w:r w:rsidR="00B22A87">
          <w:rPr>
            <w:webHidden/>
          </w:rPr>
          <w:fldChar w:fldCharType="separate"/>
        </w:r>
        <w:r w:rsidR="00612D4C">
          <w:rPr>
            <w:webHidden/>
          </w:rPr>
          <w:t>40</w:t>
        </w:r>
        <w:r w:rsidR="00B22A87">
          <w:rPr>
            <w:webHidden/>
          </w:rPr>
          <w:fldChar w:fldCharType="end"/>
        </w:r>
      </w:hyperlink>
    </w:p>
    <w:p w:rsidR="0072772E" w:rsidRDefault="001E330D" w:rsidP="000B0FF8">
      <w:pPr>
        <w:pStyle w:val="TOC2"/>
      </w:pPr>
      <w:hyperlink w:anchor="_Toc225601318" w:history="1">
        <w:r w:rsidR="0072772E" w:rsidRPr="00B320E9">
          <w:rPr>
            <w:rStyle w:val="Hyperlink"/>
          </w:rPr>
          <w:t>Check Spelling</w:t>
        </w:r>
        <w:r w:rsidR="0072772E">
          <w:rPr>
            <w:webHidden/>
          </w:rPr>
          <w:tab/>
        </w:r>
        <w:r w:rsidR="00B22A87">
          <w:rPr>
            <w:webHidden/>
          </w:rPr>
          <w:fldChar w:fldCharType="begin"/>
        </w:r>
        <w:r w:rsidR="0072772E">
          <w:rPr>
            <w:webHidden/>
          </w:rPr>
          <w:instrText xml:space="preserve"> PAGEREF _Toc225601318 \h </w:instrText>
        </w:r>
        <w:r w:rsidR="00B22A87">
          <w:rPr>
            <w:webHidden/>
          </w:rPr>
        </w:r>
        <w:r w:rsidR="00B22A87">
          <w:rPr>
            <w:webHidden/>
          </w:rPr>
          <w:fldChar w:fldCharType="separate"/>
        </w:r>
        <w:r w:rsidR="00612D4C">
          <w:rPr>
            <w:webHidden/>
          </w:rPr>
          <w:t>41</w:t>
        </w:r>
        <w:r w:rsidR="00B22A87">
          <w:rPr>
            <w:webHidden/>
          </w:rPr>
          <w:fldChar w:fldCharType="end"/>
        </w:r>
      </w:hyperlink>
    </w:p>
    <w:p w:rsidR="0082710A" w:rsidRDefault="00B22A87" w:rsidP="008C77BE">
      <w:pPr>
        <w:tabs>
          <w:tab w:val="right" w:leader="dot" w:pos="3969"/>
        </w:tabs>
        <w:sectPr w:rsidR="0082710A" w:rsidSect="00234C46">
          <w:type w:val="continuous"/>
          <w:pgSz w:w="11907" w:h="16840" w:code="9"/>
          <w:pgMar w:top="1440" w:right="1797" w:bottom="1440" w:left="1797" w:header="709" w:footer="709" w:gutter="0"/>
          <w:cols w:num="2" w:space="708"/>
          <w:docGrid w:linePitch="360"/>
        </w:sectPr>
      </w:pPr>
      <w:r>
        <w:fldChar w:fldCharType="end"/>
      </w:r>
    </w:p>
    <w:p w:rsidR="0082710A" w:rsidRDefault="0082710A" w:rsidP="0082710A"/>
    <w:p w:rsidR="008C77BE" w:rsidRDefault="008C77BE">
      <w:r>
        <w:br w:type="page"/>
      </w:r>
    </w:p>
    <w:p w:rsidR="00BC5925" w:rsidRDefault="0097245C" w:rsidP="00AF4502">
      <w:pPr>
        <w:pStyle w:val="Heading1"/>
      </w:pPr>
      <w:bookmarkStart w:id="3" w:name="_Toc224995076"/>
      <w:bookmarkStart w:id="4" w:name="_Toc225601279"/>
      <w:r>
        <w:lastRenderedPageBreak/>
        <w:t>Introductio</w:t>
      </w:r>
      <w:r w:rsidR="00BC5925">
        <w:t>n</w:t>
      </w:r>
      <w:bookmarkEnd w:id="3"/>
      <w:bookmarkEnd w:id="4"/>
    </w:p>
    <w:p w:rsidR="0097245C" w:rsidRDefault="00BC5925" w:rsidP="00BC5925">
      <w:pPr>
        <w:pStyle w:val="Heading4"/>
      </w:pPr>
      <w:r>
        <w:t>1 Introduction.swf</w:t>
      </w:r>
    </w:p>
    <w:p w:rsidR="00BC5925" w:rsidRDefault="00BC5925" w:rsidP="00BC5925"/>
    <w:p w:rsidR="00BC5925" w:rsidRDefault="00BC5925" w:rsidP="00BC5925">
      <w:r>
        <w:t xml:space="preserve">The tools in Language Explorer are organized in </w:t>
      </w:r>
      <w:r w:rsidRPr="00BC5925">
        <w:rPr>
          <w:b/>
        </w:rPr>
        <w:t>areas</w:t>
      </w:r>
      <w:r w:rsidR="00B22A87">
        <w:rPr>
          <w:b/>
        </w:rPr>
        <w:fldChar w:fldCharType="begin"/>
      </w:r>
      <w:r w:rsidR="004B491C">
        <w:instrText xml:space="preserve"> XE "</w:instrText>
      </w:r>
      <w:r w:rsidR="004B491C" w:rsidRPr="00640823">
        <w:rPr>
          <w:b/>
        </w:rPr>
        <w:instrText>areas</w:instrText>
      </w:r>
      <w:r w:rsidR="004B491C">
        <w:instrText xml:space="preserve">" </w:instrText>
      </w:r>
      <w:r w:rsidR="00B22A87">
        <w:rPr>
          <w:b/>
        </w:rPr>
        <w:fldChar w:fldCharType="end"/>
      </w:r>
      <w:r>
        <w:t xml:space="preserve">. In each area there are a number of tools or views. This list changes depending on which area you are currently in. </w:t>
      </w:r>
    </w:p>
    <w:p w:rsidR="00BC5925" w:rsidRDefault="00BC5925" w:rsidP="00BC5925">
      <w:pPr>
        <w:rPr>
          <w:b/>
        </w:rPr>
      </w:pPr>
    </w:p>
    <w:tbl>
      <w:tblPr>
        <w:tblStyle w:val="TableGrid"/>
        <w:tblW w:w="0" w:type="auto"/>
        <w:tblLook w:val="04A0" w:firstRow="1" w:lastRow="0" w:firstColumn="1" w:lastColumn="0" w:noHBand="0" w:noVBand="1"/>
      </w:tblPr>
      <w:tblGrid>
        <w:gridCol w:w="1738"/>
        <w:gridCol w:w="2906"/>
        <w:gridCol w:w="3659"/>
      </w:tblGrid>
      <w:tr w:rsidR="00BC5925" w:rsidRPr="00BC5925" w:rsidTr="00BC5925">
        <w:tc>
          <w:tcPr>
            <w:tcW w:w="1809" w:type="dxa"/>
          </w:tcPr>
          <w:p w:rsidR="00BC5925" w:rsidRPr="00BC5925" w:rsidRDefault="00BC5925" w:rsidP="00FC6713">
            <w:pPr>
              <w:rPr>
                <w:b/>
              </w:rPr>
            </w:pPr>
            <w:r>
              <w:rPr>
                <w:b/>
              </w:rPr>
              <w:t>Area</w:t>
            </w:r>
          </w:p>
        </w:tc>
        <w:tc>
          <w:tcPr>
            <w:tcW w:w="3119" w:type="dxa"/>
          </w:tcPr>
          <w:p w:rsidR="00BC5925" w:rsidRPr="00BC5925" w:rsidRDefault="00BC5925" w:rsidP="00FC6713">
            <w:r>
              <w:t>T</w:t>
            </w:r>
            <w:r w:rsidRPr="00BC5925">
              <w:t>his is where you</w:t>
            </w:r>
            <w:r>
              <w:t>…</w:t>
            </w:r>
          </w:p>
        </w:tc>
        <w:tc>
          <w:tcPr>
            <w:tcW w:w="3928" w:type="dxa"/>
          </w:tcPr>
          <w:p w:rsidR="00BC5925" w:rsidRPr="00BC5925" w:rsidRDefault="00BC5925" w:rsidP="00FC6713">
            <w:r>
              <w:t>Various Views/Tools for…</w:t>
            </w:r>
          </w:p>
        </w:tc>
      </w:tr>
      <w:tr w:rsidR="00BC5925" w:rsidRPr="00BC5925" w:rsidTr="00BC5925">
        <w:tc>
          <w:tcPr>
            <w:tcW w:w="1809" w:type="dxa"/>
          </w:tcPr>
          <w:p w:rsidR="00BC5925" w:rsidRPr="00BC5925" w:rsidRDefault="00BC5925" w:rsidP="00FC6713">
            <w:r w:rsidRPr="00BC5925">
              <w:rPr>
                <w:b/>
              </w:rPr>
              <w:t>Lexicon</w:t>
            </w:r>
            <w:r w:rsidRPr="00BC5925">
              <w:t xml:space="preserve"> </w:t>
            </w:r>
          </w:p>
        </w:tc>
        <w:tc>
          <w:tcPr>
            <w:tcW w:w="3119" w:type="dxa"/>
          </w:tcPr>
          <w:p w:rsidR="00BC5925" w:rsidRPr="00BC5925" w:rsidRDefault="00BC5925" w:rsidP="00FC6713">
            <w:r w:rsidRPr="00BC5925">
              <w:t xml:space="preserve">maintain your lexical database. </w:t>
            </w:r>
          </w:p>
        </w:tc>
        <w:tc>
          <w:tcPr>
            <w:tcW w:w="3928" w:type="dxa"/>
          </w:tcPr>
          <w:p w:rsidR="00BC5925" w:rsidRDefault="00BC5925" w:rsidP="00BC5925">
            <w:pPr>
              <w:pStyle w:val="ListBullet"/>
            </w:pPr>
            <w:r w:rsidRPr="00BC5925">
              <w:t xml:space="preserve">Built-in dictionary styled editor, </w:t>
            </w:r>
          </w:p>
          <w:p w:rsidR="00BC5925" w:rsidRDefault="00BC5925" w:rsidP="00BC5925">
            <w:pPr>
              <w:pStyle w:val="ListBullet"/>
            </w:pPr>
            <w:r>
              <w:t>B</w:t>
            </w:r>
            <w:r w:rsidRPr="00BC5925">
              <w:t xml:space="preserve">ulk editing tools </w:t>
            </w:r>
          </w:p>
          <w:p w:rsidR="00BC5925" w:rsidRPr="00BC5925" w:rsidRDefault="00BC5925" w:rsidP="00BC5925">
            <w:pPr>
              <w:pStyle w:val="ListBullet"/>
            </w:pPr>
            <w:r>
              <w:t>S</w:t>
            </w:r>
            <w:r w:rsidRPr="00BC5925">
              <w:t>pecial view for entering in semantic domains.</w:t>
            </w:r>
          </w:p>
        </w:tc>
      </w:tr>
      <w:tr w:rsidR="00BC5925" w:rsidRPr="00BC5925" w:rsidTr="00BC5925">
        <w:tc>
          <w:tcPr>
            <w:tcW w:w="1809" w:type="dxa"/>
          </w:tcPr>
          <w:p w:rsidR="00BC5925" w:rsidRPr="00BC5925" w:rsidRDefault="00BC5925" w:rsidP="00FC6713">
            <w:r w:rsidRPr="00BC5925">
              <w:rPr>
                <w:b/>
              </w:rPr>
              <w:t>Text &amp; words</w:t>
            </w:r>
            <w:r w:rsidRPr="00BC5925">
              <w:t xml:space="preserve"> </w:t>
            </w:r>
          </w:p>
        </w:tc>
        <w:tc>
          <w:tcPr>
            <w:tcW w:w="3119" w:type="dxa"/>
          </w:tcPr>
          <w:p w:rsidR="00BC5925" w:rsidRPr="00BC5925" w:rsidRDefault="00BC5925" w:rsidP="00FC6713">
            <w:r w:rsidRPr="00BC5925">
              <w:t xml:space="preserve">enter and interlinearise texts. </w:t>
            </w:r>
          </w:p>
        </w:tc>
        <w:tc>
          <w:tcPr>
            <w:tcW w:w="3928" w:type="dxa"/>
          </w:tcPr>
          <w:p w:rsidR="00BC5925" w:rsidRPr="00BC5925" w:rsidRDefault="00BC5925" w:rsidP="00BC5925">
            <w:pPr>
              <w:pStyle w:val="ListBullet"/>
            </w:pPr>
            <w:r w:rsidRPr="00BC5925">
              <w:t>Concordance search tools, examine analyses.</w:t>
            </w:r>
          </w:p>
        </w:tc>
      </w:tr>
      <w:tr w:rsidR="00BC5925" w:rsidRPr="00BC5925" w:rsidTr="00BC5925">
        <w:tc>
          <w:tcPr>
            <w:tcW w:w="1809" w:type="dxa"/>
          </w:tcPr>
          <w:p w:rsidR="00BC5925" w:rsidRPr="00BC5925" w:rsidRDefault="00BC5925" w:rsidP="00FC6713">
            <w:pPr>
              <w:rPr>
                <w:b/>
              </w:rPr>
            </w:pPr>
            <w:r w:rsidRPr="00BC5925">
              <w:rPr>
                <w:b/>
              </w:rPr>
              <w:t xml:space="preserve">Grammar area </w:t>
            </w:r>
          </w:p>
        </w:tc>
        <w:tc>
          <w:tcPr>
            <w:tcW w:w="3119" w:type="dxa"/>
          </w:tcPr>
          <w:p w:rsidR="00BC5925" w:rsidRPr="00BC5925" w:rsidRDefault="00BC5925" w:rsidP="00FC6713">
            <w:r w:rsidRPr="00BC5925">
              <w:t>enter and organize grammar information and rules</w:t>
            </w:r>
          </w:p>
        </w:tc>
        <w:tc>
          <w:tcPr>
            <w:tcW w:w="3928" w:type="dxa"/>
          </w:tcPr>
          <w:p w:rsidR="00BC5925" w:rsidRDefault="00BC5925" w:rsidP="00BC5925">
            <w:pPr>
              <w:pStyle w:val="ListBullet"/>
            </w:pPr>
            <w:r>
              <w:t>Category edit: manage the list of grammatical categories</w:t>
            </w:r>
          </w:p>
          <w:p w:rsidR="00BC5925" w:rsidRDefault="00BC5925" w:rsidP="00BC5925">
            <w:pPr>
              <w:pStyle w:val="ListBullet"/>
            </w:pPr>
            <w:r>
              <w:t>Inflectional rules by creating templates</w:t>
            </w:r>
          </w:p>
          <w:p w:rsidR="00BC5925" w:rsidRPr="00BC5925" w:rsidRDefault="00BC5925" w:rsidP="00BC5925">
            <w:pPr>
              <w:pStyle w:val="ListBullet"/>
            </w:pPr>
            <w:r>
              <w:t>Compile into grammar sketch</w:t>
            </w:r>
          </w:p>
        </w:tc>
      </w:tr>
      <w:tr w:rsidR="00BC5925" w:rsidRPr="00BC5925" w:rsidTr="00BC5925">
        <w:tc>
          <w:tcPr>
            <w:tcW w:w="1809" w:type="dxa"/>
          </w:tcPr>
          <w:p w:rsidR="00BC5925" w:rsidRPr="00BC5925" w:rsidRDefault="00BC5925" w:rsidP="00FC6713">
            <w:pPr>
              <w:rPr>
                <w:b/>
              </w:rPr>
            </w:pPr>
            <w:r>
              <w:rPr>
                <w:b/>
              </w:rPr>
              <w:t>Lists</w:t>
            </w:r>
          </w:p>
        </w:tc>
        <w:tc>
          <w:tcPr>
            <w:tcW w:w="3119" w:type="dxa"/>
          </w:tcPr>
          <w:p w:rsidR="00BC5925" w:rsidRPr="00BC5925" w:rsidRDefault="00BC5925" w:rsidP="00FC6713">
            <w:r>
              <w:t>maintains the various lists used to classify and categorise items</w:t>
            </w:r>
          </w:p>
        </w:tc>
        <w:tc>
          <w:tcPr>
            <w:tcW w:w="3928" w:type="dxa"/>
          </w:tcPr>
          <w:p w:rsidR="00BC5925" w:rsidRDefault="002C1123" w:rsidP="002C1123">
            <w:pPr>
              <w:pStyle w:val="ListBullet"/>
            </w:pPr>
            <w:r>
              <w:t>Add/Edit items in lists</w:t>
            </w:r>
          </w:p>
        </w:tc>
      </w:tr>
    </w:tbl>
    <w:p w:rsidR="00BC5925" w:rsidRDefault="00BC5925" w:rsidP="00BC5925"/>
    <w:p w:rsidR="00BC5925" w:rsidRDefault="00BC5925" w:rsidP="00BC5925">
      <w:pPr>
        <w:pStyle w:val="Heading3"/>
      </w:pPr>
      <w:bookmarkStart w:id="5" w:name="_Toc224995077"/>
      <w:r>
        <w:t>Browse vs edit panes</w:t>
      </w:r>
      <w:bookmarkEnd w:id="5"/>
      <w:r w:rsidR="00B22A87">
        <w:fldChar w:fldCharType="begin"/>
      </w:r>
      <w:r w:rsidR="004B491C">
        <w:instrText xml:space="preserve"> XE "</w:instrText>
      </w:r>
      <w:r w:rsidR="004B491C" w:rsidRPr="009D4312">
        <w:instrText>Browse vs edit panes</w:instrText>
      </w:r>
      <w:r w:rsidR="004B491C">
        <w:instrText xml:space="preserve">" </w:instrText>
      </w:r>
      <w:r w:rsidR="00B22A87">
        <w:fldChar w:fldCharType="end"/>
      </w:r>
    </w:p>
    <w:p w:rsidR="00BC5925" w:rsidRDefault="00BC5925" w:rsidP="00BC5925">
      <w:r>
        <w:t>Many views contain both Browse and Edit panes. The browse pane shows many records whilst the edit pane allows you to work on one record in detail. Either pane can be minimized and later easily restored.</w:t>
      </w:r>
    </w:p>
    <w:p w:rsidR="00BC5925" w:rsidRDefault="00BC5925" w:rsidP="00BC5925">
      <w:r>
        <w:t xml:space="preserve"> </w:t>
      </w:r>
    </w:p>
    <w:p w:rsidR="00AF4502" w:rsidRDefault="00BC5925" w:rsidP="00AF4502">
      <w:pPr>
        <w:pStyle w:val="Heading1"/>
      </w:pPr>
      <w:r>
        <w:br w:type="page"/>
      </w:r>
      <w:bookmarkStart w:id="6" w:name="_Toc224995078"/>
      <w:bookmarkStart w:id="7" w:name="_Toc225601280"/>
      <w:r w:rsidR="00AF4502">
        <w:lastRenderedPageBreak/>
        <w:t>Browsing</w:t>
      </w:r>
      <w:bookmarkEnd w:id="6"/>
      <w:bookmarkEnd w:id="7"/>
    </w:p>
    <w:p w:rsidR="005F1CCF" w:rsidRDefault="00BC5925" w:rsidP="005F1CCF">
      <w:pPr>
        <w:pStyle w:val="Heading2"/>
      </w:pPr>
      <w:bookmarkStart w:id="8" w:name="_Toc224995079"/>
      <w:bookmarkStart w:id="9" w:name="_Toc225601281"/>
      <w:r>
        <w:t>Customising</w:t>
      </w:r>
      <w:r w:rsidR="00B22A87">
        <w:fldChar w:fldCharType="begin"/>
      </w:r>
      <w:r w:rsidR="004B491C">
        <w:instrText xml:space="preserve"> XE "</w:instrText>
      </w:r>
      <w:r w:rsidR="004B491C" w:rsidRPr="009D4312">
        <w:instrText>Customi</w:instrText>
      </w:r>
      <w:r w:rsidR="0072772E">
        <w:instrText>z</w:instrText>
      </w:r>
      <w:r w:rsidR="004B491C" w:rsidRPr="009D4312">
        <w:instrText>ing</w:instrText>
      </w:r>
      <w:r w:rsidR="004B491C">
        <w:instrText xml:space="preserve">" </w:instrText>
      </w:r>
      <w:r w:rsidR="00B22A87">
        <w:fldChar w:fldCharType="end"/>
      </w:r>
      <w:r>
        <w:t xml:space="preserve"> the</w:t>
      </w:r>
      <w:r w:rsidR="005F1CCF">
        <w:t xml:space="preserve"> Browse</w:t>
      </w:r>
      <w:r>
        <w:t xml:space="preserve"> pane</w:t>
      </w:r>
      <w:bookmarkEnd w:id="8"/>
      <w:bookmarkEnd w:id="9"/>
      <w:r w:rsidR="00B22A87">
        <w:fldChar w:fldCharType="begin"/>
      </w:r>
      <w:r w:rsidR="004B491C">
        <w:instrText xml:space="preserve"> XE "</w:instrText>
      </w:r>
      <w:r w:rsidR="004B491C" w:rsidRPr="009D4312">
        <w:instrText>Browse pane</w:instrText>
      </w:r>
      <w:r w:rsidR="004B491C">
        <w:instrText xml:space="preserve">" </w:instrText>
      </w:r>
      <w:r w:rsidR="00B22A87">
        <w:fldChar w:fldCharType="end"/>
      </w:r>
    </w:p>
    <w:p w:rsidR="00BC5925" w:rsidRPr="00BC5925" w:rsidRDefault="00BC5925" w:rsidP="00BC5925">
      <w:pPr>
        <w:pStyle w:val="Heading4"/>
      </w:pPr>
      <w:r>
        <w:t>2. browse.swf</w:t>
      </w:r>
    </w:p>
    <w:p w:rsidR="00BC5925" w:rsidRPr="00BC5925" w:rsidRDefault="00BC5925" w:rsidP="00BC5925">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650"/>
        <w:gridCol w:w="4663"/>
      </w:tblGrid>
      <w:tr w:rsidR="005A1789" w:rsidTr="00795A97">
        <w:tc>
          <w:tcPr>
            <w:tcW w:w="3936" w:type="dxa"/>
          </w:tcPr>
          <w:p w:rsidR="00BC5925" w:rsidRDefault="00BC5925" w:rsidP="00BC5925">
            <w:pPr>
              <w:pStyle w:val="Heading3"/>
            </w:pPr>
            <w:bookmarkStart w:id="10" w:name="_Toc224995080"/>
            <w:r>
              <w:t>Customise the columns</w:t>
            </w:r>
            <w:bookmarkEnd w:id="10"/>
          </w:p>
          <w:p w:rsidR="00E10844" w:rsidRPr="00E10844" w:rsidRDefault="00E10844" w:rsidP="00E10844">
            <w:pPr>
              <w:rPr>
                <w:i/>
              </w:rPr>
            </w:pPr>
            <w:r w:rsidRPr="00E10844">
              <w:rPr>
                <w:i/>
              </w:rPr>
              <w:t>In</w:t>
            </w:r>
            <w:r>
              <w:rPr>
                <w:i/>
              </w:rPr>
              <w:t xml:space="preserve"> Lexicon area, lexicon edit view</w:t>
            </w:r>
          </w:p>
          <w:p w:rsidR="005A1789" w:rsidRDefault="005A1789" w:rsidP="00175F13">
            <w:pPr>
              <w:pStyle w:val="ListBullet"/>
            </w:pPr>
            <w:r>
              <w:t xml:space="preserve">Use the configure column </w:t>
            </w:r>
            <w:r w:rsidRPr="005A1789">
              <w:rPr>
                <w:b/>
              </w:rPr>
              <w:t>button</w:t>
            </w:r>
            <w:r>
              <w:t xml:space="preserve"> (to the right of the last </w:t>
            </w:r>
            <w:r w:rsidR="00175F13">
              <w:t xml:space="preserve">browse </w:t>
            </w:r>
            <w:r>
              <w:t xml:space="preserve">column) </w:t>
            </w:r>
          </w:p>
          <w:p w:rsidR="005A1789" w:rsidRDefault="005A1789" w:rsidP="005A1789"/>
          <w:p w:rsidR="005A1789" w:rsidRDefault="005A1789" w:rsidP="005F1CCF">
            <w:r>
              <w:t>Or</w:t>
            </w:r>
          </w:p>
          <w:p w:rsidR="005A1789" w:rsidRDefault="005A1789" w:rsidP="005F1CCF"/>
        </w:tc>
        <w:tc>
          <w:tcPr>
            <w:tcW w:w="4730" w:type="dxa"/>
            <w:vAlign w:val="center"/>
          </w:tcPr>
          <w:p w:rsidR="005A1789" w:rsidRDefault="00500ED7" w:rsidP="00175F13">
            <w:pPr>
              <w:pStyle w:val="TablePicture"/>
            </w:pPr>
            <w:r>
              <w:rPr>
                <w:b/>
                <w:noProof/>
              </w:rPr>
              <mc:AlternateContent>
                <mc:Choice Requires="wps">
                  <w:drawing>
                    <wp:anchor distT="0" distB="0" distL="114300" distR="114300" simplePos="0" relativeHeight="251656704" behindDoc="0" locked="0" layoutInCell="1" allowOverlap="1">
                      <wp:simplePos x="0" y="0"/>
                      <wp:positionH relativeFrom="column">
                        <wp:posOffset>817245</wp:posOffset>
                      </wp:positionH>
                      <wp:positionV relativeFrom="paragraph">
                        <wp:posOffset>251460</wp:posOffset>
                      </wp:positionV>
                      <wp:extent cx="457200" cy="457200"/>
                      <wp:effectExtent l="33655" t="35560" r="33020" b="31115"/>
                      <wp:wrapNone/>
                      <wp:docPr id="2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ellipse">
                                <a:avLst/>
                              </a:prstGeom>
                              <a:noFill/>
                              <a:ln w="57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E53860" id="Oval 7" o:spid="_x0000_s1026" style="position:absolute;margin-left:64.35pt;margin-top:19.8pt;width:36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" filled="f" strokeweight="4.5pt"/>
                  </w:pict>
                </mc:Fallback>
              </mc:AlternateContent>
            </w:r>
            <w:r w:rsidR="00BC5925">
              <w:rPr>
                <w:noProof/>
              </w:rPr>
              <w:drawing>
                <wp:anchor distT="0" distB="0" distL="114300" distR="114300" simplePos="0" relativeHeight="251657728" behindDoc="1" locked="0" layoutInCell="1" allowOverlap="1">
                  <wp:simplePos x="0" y="0"/>
                  <wp:positionH relativeFrom="column">
                    <wp:posOffset>588645</wp:posOffset>
                  </wp:positionH>
                  <wp:positionV relativeFrom="paragraph">
                    <wp:posOffset>22860</wp:posOffset>
                  </wp:positionV>
                  <wp:extent cx="2209800" cy="1066800"/>
                  <wp:effectExtent l="19050" t="0" r="0" b="0"/>
                  <wp:wrapTight wrapText="bothSides">
                    <wp:wrapPolygon edited="0">
                      <wp:start x="-186" y="0"/>
                      <wp:lineTo x="-186" y="21214"/>
                      <wp:lineTo x="21600" y="21214"/>
                      <wp:lineTo x="21600" y="0"/>
                      <wp:lineTo x="-186"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209800" cy="1066800"/>
                          </a:xfrm>
                          <a:prstGeom prst="rect">
                            <a:avLst/>
                          </a:prstGeom>
                          <a:noFill/>
                          <a:ln w="9525">
                            <a:noFill/>
                            <a:miter lim="800000"/>
                            <a:headEnd/>
                            <a:tailEnd/>
                          </a:ln>
                        </pic:spPr>
                      </pic:pic>
                    </a:graphicData>
                  </a:graphic>
                </wp:anchor>
              </w:drawing>
            </w:r>
          </w:p>
        </w:tc>
      </w:tr>
      <w:tr w:rsidR="005A1789" w:rsidTr="00795A97">
        <w:tc>
          <w:tcPr>
            <w:tcW w:w="3936" w:type="dxa"/>
          </w:tcPr>
          <w:p w:rsidR="005A1789" w:rsidRDefault="00175F13" w:rsidP="00175F13">
            <w:pPr>
              <w:pStyle w:val="ListBullet"/>
            </w:pPr>
            <w:r>
              <w:t xml:space="preserve">From the </w:t>
            </w:r>
            <w:r w:rsidR="00097642" w:rsidRPr="00175F13">
              <w:rPr>
                <w:b/>
              </w:rPr>
              <w:t>Tools</w:t>
            </w:r>
            <w:r>
              <w:t xml:space="preserve"> menu choose </w:t>
            </w:r>
            <w:r w:rsidR="00097642" w:rsidRPr="00175F13">
              <w:rPr>
                <w:b/>
              </w:rPr>
              <w:t xml:space="preserve">Configure </w:t>
            </w:r>
            <w:ins w:id="11" w:author="Jenni Beadle" w:date="2009-12-29T11:41:00Z">
              <w:r w:rsidR="00B22A87" w:rsidRPr="00B22A87">
                <w:rPr>
                  <w:rPrChange w:id="12" w:author="Jenni Beadle" w:date="2009-12-29T11:41:00Z">
                    <w:rPr>
                      <w:b/>
                    </w:rPr>
                  </w:rPrChange>
                </w:rPr>
                <w:t>then</w:t>
              </w:r>
              <w:r w:rsidR="00AF3BE9">
                <w:rPr>
                  <w:b/>
                </w:rPr>
                <w:t xml:space="preserve"> </w:t>
              </w:r>
            </w:ins>
            <w:r w:rsidR="00097642" w:rsidRPr="00175F13">
              <w:rPr>
                <w:b/>
              </w:rPr>
              <w:t>columns</w:t>
            </w:r>
            <w:r w:rsidR="00097642">
              <w:t>, then</w:t>
            </w:r>
          </w:p>
          <w:p w:rsidR="005A1789" w:rsidRDefault="00BC5925" w:rsidP="00BC5925">
            <w:pPr>
              <w:pStyle w:val="ListBullet"/>
            </w:pPr>
            <w:r>
              <w:t xml:space="preserve">Add </w:t>
            </w:r>
            <w:r w:rsidR="00175F13">
              <w:t xml:space="preserve">or </w:t>
            </w:r>
            <w:r>
              <w:t>remove columns</w:t>
            </w:r>
            <w:r w:rsidR="00175F13">
              <w:t xml:space="preserve"> as necessary</w:t>
            </w:r>
          </w:p>
          <w:p w:rsidR="00BC5925" w:rsidRDefault="00BC5925" w:rsidP="00BC5925">
            <w:pPr>
              <w:pStyle w:val="ListBullet"/>
            </w:pPr>
            <w:r>
              <w:t>Reorder</w:t>
            </w:r>
            <w:r w:rsidR="00175F13">
              <w:t xml:space="preserve"> columns</w:t>
            </w:r>
            <w:r>
              <w:t xml:space="preserve"> us</w:t>
            </w:r>
            <w:r w:rsidR="00175F13">
              <w:t>ing the arrows buttons</w:t>
            </w:r>
          </w:p>
          <w:p w:rsidR="00BC5925" w:rsidRDefault="00BC5925" w:rsidP="00BC5925">
            <w:pPr>
              <w:pStyle w:val="ListBullet"/>
            </w:pPr>
            <w:r>
              <w:t>Choose writing systems</w:t>
            </w:r>
            <w:r w:rsidR="00175F13">
              <w:t xml:space="preserve"> as necessary</w:t>
            </w:r>
          </w:p>
        </w:tc>
        <w:tc>
          <w:tcPr>
            <w:tcW w:w="4730" w:type="dxa"/>
            <w:vAlign w:val="center"/>
          </w:tcPr>
          <w:p w:rsidR="005A1789" w:rsidRDefault="00BC5925" w:rsidP="00175F13">
            <w:pPr>
              <w:pStyle w:val="TablePicture"/>
            </w:pPr>
            <w:r>
              <w:rPr>
                <w:noProof/>
              </w:rPr>
              <w:drawing>
                <wp:inline distT="0" distB="0" distL="0" distR="0">
                  <wp:extent cx="2501265" cy="15767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501265" cy="1576705"/>
                          </a:xfrm>
                          <a:prstGeom prst="rect">
                            <a:avLst/>
                          </a:prstGeom>
                          <a:noFill/>
                          <a:ln w="9525">
                            <a:noFill/>
                            <a:miter lim="800000"/>
                            <a:headEnd/>
                            <a:tailEnd/>
                          </a:ln>
                        </pic:spPr>
                      </pic:pic>
                    </a:graphicData>
                  </a:graphic>
                </wp:inline>
              </w:drawing>
            </w:r>
          </w:p>
        </w:tc>
      </w:tr>
      <w:tr w:rsidR="005A1789" w:rsidTr="00795A97">
        <w:tc>
          <w:tcPr>
            <w:tcW w:w="3936" w:type="dxa"/>
          </w:tcPr>
          <w:p w:rsidR="00175F13" w:rsidRDefault="00175F13" w:rsidP="00175F13">
            <w:pPr>
              <w:pStyle w:val="Heading3"/>
            </w:pPr>
            <w:bookmarkStart w:id="13" w:name="_Toc224995081"/>
            <w:r>
              <w:t>Reorder columns</w:t>
            </w:r>
            <w:bookmarkEnd w:id="13"/>
            <w:r w:rsidR="00B22A87">
              <w:fldChar w:fldCharType="begin"/>
            </w:r>
            <w:r w:rsidR="004B491C">
              <w:instrText xml:space="preserve"> XE "</w:instrText>
            </w:r>
            <w:r w:rsidR="000B0FF8">
              <w:instrText>r</w:instrText>
            </w:r>
            <w:r w:rsidR="004B491C" w:rsidRPr="009D4312">
              <w:instrText>eorder columns</w:instrText>
            </w:r>
            <w:r w:rsidR="004B491C">
              <w:instrText xml:space="preserve">" </w:instrText>
            </w:r>
            <w:r w:rsidR="00B22A87">
              <w:fldChar w:fldCharType="end"/>
            </w:r>
          </w:p>
          <w:p w:rsidR="00E10844" w:rsidRPr="00E10844" w:rsidRDefault="00E10844" w:rsidP="00E10844">
            <w:pPr>
              <w:rPr>
                <w:i/>
              </w:rPr>
            </w:pPr>
            <w:r w:rsidRPr="00E10844">
              <w:rPr>
                <w:i/>
              </w:rPr>
              <w:t>In</w:t>
            </w:r>
            <w:r>
              <w:rPr>
                <w:i/>
              </w:rPr>
              <w:t xml:space="preserve"> Lexicon area, lexicon edit view</w:t>
            </w:r>
          </w:p>
          <w:p w:rsidR="005A1789" w:rsidRDefault="005A1789" w:rsidP="00175F13">
            <w:pPr>
              <w:pStyle w:val="ListBullet"/>
            </w:pPr>
            <w:r w:rsidRPr="005F1CCF">
              <w:rPr>
                <w:b/>
              </w:rPr>
              <w:t>Reorder</w:t>
            </w:r>
            <w:r>
              <w:t xml:space="preserve"> the columns by dragging column headings</w:t>
            </w:r>
          </w:p>
          <w:p w:rsidR="005A1789" w:rsidRDefault="005A1789" w:rsidP="005F1CCF"/>
        </w:tc>
        <w:tc>
          <w:tcPr>
            <w:tcW w:w="4730" w:type="dxa"/>
            <w:vAlign w:val="center"/>
          </w:tcPr>
          <w:p w:rsidR="005A1789" w:rsidRDefault="00BC5925" w:rsidP="00175F13">
            <w:pPr>
              <w:pStyle w:val="TablePicture"/>
            </w:pPr>
            <w:r>
              <w:object w:dxaOrig="2400"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3pt;height:43.5pt" o:ole="">
                  <v:imagedata r:id="rId12" o:title=""/>
                </v:shape>
                <o:OLEObject Type="Embed" ProgID="PBrush" ShapeID="_x0000_i1025" DrawAspect="Content" ObjectID="_1720131415" r:id="rId13"/>
              </w:object>
            </w:r>
          </w:p>
        </w:tc>
      </w:tr>
    </w:tbl>
    <w:p w:rsidR="005F1CCF" w:rsidRDefault="005F1CCF" w:rsidP="005F1CCF"/>
    <w:p w:rsidR="005F1CCF" w:rsidRDefault="00BC5925" w:rsidP="005A1789">
      <w:pPr>
        <w:pStyle w:val="Heading2"/>
      </w:pPr>
      <w:r>
        <w:br w:type="page"/>
      </w:r>
      <w:bookmarkStart w:id="14" w:name="_Toc224995082"/>
      <w:bookmarkStart w:id="15" w:name="_Toc225601282"/>
      <w:r w:rsidR="005A1789">
        <w:lastRenderedPageBreak/>
        <w:t>Filtering</w:t>
      </w:r>
      <w:bookmarkEnd w:id="14"/>
      <w:bookmarkEnd w:id="15"/>
      <w:r w:rsidR="00B22A87">
        <w:fldChar w:fldCharType="begin"/>
      </w:r>
      <w:r w:rsidR="004B491C">
        <w:instrText xml:space="preserve"> XE "</w:instrText>
      </w:r>
      <w:r w:rsidR="003B4A47">
        <w:instrText>f</w:instrText>
      </w:r>
      <w:r w:rsidR="0069244D">
        <w:instrText>ilter</w:instrText>
      </w:r>
      <w:r w:rsidR="004B491C">
        <w:instrText xml:space="preserve">" </w:instrText>
      </w:r>
      <w:r w:rsidR="00B22A87">
        <w:fldChar w:fldCharType="end"/>
      </w:r>
    </w:p>
    <w:p w:rsidR="00BC5925" w:rsidRDefault="00BC5925" w:rsidP="00BC5925">
      <w:r>
        <w:t>3 Filtering.swf</w:t>
      </w:r>
    </w:p>
    <w:p w:rsidR="00BC5925" w:rsidRPr="00BC5925" w:rsidRDefault="00BC5925" w:rsidP="00BC5925"/>
    <w:tbl>
      <w:tblPr>
        <w:tblStyle w:val="TableGrid"/>
        <w:tblW w:w="8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77"/>
        <w:gridCol w:w="4395"/>
      </w:tblGrid>
      <w:tr w:rsidR="005A1789" w:rsidTr="00205F8A">
        <w:tc>
          <w:tcPr>
            <w:tcW w:w="4077" w:type="dxa"/>
          </w:tcPr>
          <w:p w:rsidR="00BC5925" w:rsidRDefault="005A1789" w:rsidP="00BC5925">
            <w:pPr>
              <w:pStyle w:val="Heading3"/>
            </w:pPr>
            <w:bookmarkStart w:id="16" w:name="_Toc224995083"/>
            <w:r>
              <w:t>Standard Filters</w:t>
            </w:r>
            <w:bookmarkEnd w:id="16"/>
            <w:r w:rsidR="00B22A87">
              <w:fldChar w:fldCharType="begin"/>
            </w:r>
            <w:r w:rsidR="004B491C">
              <w:instrText xml:space="preserve"> XE "</w:instrText>
            </w:r>
            <w:r w:rsidR="000B0FF8">
              <w:instrText>filter:s</w:instrText>
            </w:r>
            <w:r w:rsidR="004B491C" w:rsidRPr="009D4312">
              <w:instrText xml:space="preserve">tandard </w:instrText>
            </w:r>
            <w:r w:rsidR="000B0FF8">
              <w:instrText>f</w:instrText>
            </w:r>
            <w:r w:rsidR="004B491C" w:rsidRPr="009D4312">
              <w:instrText>ilters</w:instrText>
            </w:r>
            <w:r w:rsidR="004B491C">
              <w:instrText xml:space="preserve">" </w:instrText>
            </w:r>
            <w:r w:rsidR="00B22A87">
              <w:fldChar w:fldCharType="end"/>
            </w:r>
            <w:r>
              <w:t xml:space="preserve"> </w:t>
            </w:r>
          </w:p>
          <w:p w:rsidR="00E10844" w:rsidRPr="00E10844" w:rsidRDefault="00E10844" w:rsidP="00E10844">
            <w:pPr>
              <w:rPr>
                <w:i/>
              </w:rPr>
            </w:pPr>
            <w:r w:rsidRPr="00E10844">
              <w:rPr>
                <w:i/>
              </w:rPr>
              <w:t>In</w:t>
            </w:r>
            <w:r>
              <w:rPr>
                <w:i/>
              </w:rPr>
              <w:t xml:space="preserve"> Lexicon area, lexicon edit view</w:t>
            </w:r>
          </w:p>
          <w:p w:rsidR="005A1789" w:rsidRDefault="00E10844" w:rsidP="00E10844">
            <w:pPr>
              <w:pStyle w:val="ListBullet"/>
            </w:pPr>
            <w:r>
              <w:t>Use the drop-down menus below the</w:t>
            </w:r>
            <w:r w:rsidR="005A1789">
              <w:t xml:space="preserve"> column headings</w:t>
            </w:r>
          </w:p>
        </w:tc>
        <w:tc>
          <w:tcPr>
            <w:tcW w:w="4395" w:type="dxa"/>
          </w:tcPr>
          <w:p w:rsidR="005A1789" w:rsidRDefault="00C27B7B" w:rsidP="005F1CCF">
            <w:r>
              <w:t xml:space="preserve">Show all, Blanks, Non-Blanks, Filter for… </w:t>
            </w:r>
            <w:r w:rsidR="005A1789">
              <w:object w:dxaOrig="4020" w:dyaOrig="1770">
                <v:shape id="_x0000_i1026" type="#_x0000_t75" style="width:200.2pt;height:87.8pt" o:ole="">
                  <v:imagedata r:id="rId14" o:title=""/>
                </v:shape>
                <o:OLEObject Type="Embed" ProgID="PBrush" ShapeID="_x0000_i1026" DrawAspect="Content" ObjectID="_1720131416" r:id="rId15"/>
              </w:object>
            </w:r>
          </w:p>
        </w:tc>
      </w:tr>
      <w:tr w:rsidR="00205F8A" w:rsidTr="00205F8A">
        <w:tc>
          <w:tcPr>
            <w:tcW w:w="8472" w:type="dxa"/>
            <w:gridSpan w:val="2"/>
          </w:tcPr>
          <w:p w:rsidR="00205F8A" w:rsidRDefault="00205F8A" w:rsidP="00BC5925">
            <w:pPr>
              <w:pStyle w:val="Heading3"/>
            </w:pPr>
            <w:bookmarkStart w:id="17" w:name="_Toc224995084"/>
            <w:r>
              <w:t>Turn off filter</w:t>
            </w:r>
            <w:bookmarkEnd w:id="17"/>
            <w:r w:rsidR="00B22A87">
              <w:fldChar w:fldCharType="begin"/>
            </w:r>
            <w:r w:rsidR="004B491C">
              <w:instrText xml:space="preserve"> XE "</w:instrText>
            </w:r>
            <w:r w:rsidR="000B0FF8">
              <w:instrText>f</w:instrText>
            </w:r>
            <w:r w:rsidR="004B491C" w:rsidRPr="00F33639">
              <w:instrText>ilter:</w:instrText>
            </w:r>
            <w:r w:rsidR="004B491C" w:rsidRPr="00F33639">
              <w:rPr>
                <w:lang w:val="en-AU"/>
              </w:rPr>
              <w:instrText>turn off</w:instrText>
            </w:r>
            <w:r w:rsidR="004B491C">
              <w:instrText xml:space="preserve">" </w:instrText>
            </w:r>
            <w:r w:rsidR="00B22A87">
              <w:fldChar w:fldCharType="end"/>
            </w:r>
            <w:r w:rsidR="00B22A87">
              <w:fldChar w:fldCharType="begin"/>
            </w:r>
            <w:r w:rsidR="004B491C">
              <w:instrText xml:space="preserve"> XE "</w:instrText>
            </w:r>
            <w:r w:rsidR="000B0FF8">
              <w:instrText>t</w:instrText>
            </w:r>
            <w:r w:rsidR="004B491C" w:rsidRPr="009D4312">
              <w:instrText>urn off filter</w:instrText>
            </w:r>
            <w:r w:rsidR="004B491C">
              <w:instrText xml:space="preserve">" </w:instrText>
            </w:r>
            <w:r w:rsidR="00B22A87">
              <w:fldChar w:fldCharType="end"/>
            </w:r>
          </w:p>
          <w:p w:rsidR="00205F8A" w:rsidRPr="00E10844" w:rsidRDefault="00205F8A" w:rsidP="00E10844">
            <w:pPr>
              <w:rPr>
                <w:i/>
              </w:rPr>
            </w:pPr>
            <w:r w:rsidRPr="00E10844">
              <w:rPr>
                <w:i/>
              </w:rPr>
              <w:t>In</w:t>
            </w:r>
            <w:r>
              <w:rPr>
                <w:i/>
              </w:rPr>
              <w:t xml:space="preserve"> Lexicon area, lexicon edit view</w:t>
            </w:r>
          </w:p>
          <w:p w:rsidR="00205F8A" w:rsidRDefault="00205F8A" w:rsidP="00E10844">
            <w:pPr>
              <w:pStyle w:val="ListBullet"/>
            </w:pPr>
            <w:r>
              <w:t xml:space="preserve">Choose the </w:t>
            </w:r>
            <w:r w:rsidRPr="00BC5925">
              <w:rPr>
                <w:b/>
              </w:rPr>
              <w:t>“Show All”</w:t>
            </w:r>
            <w:r>
              <w:t xml:space="preserve"> filter </w:t>
            </w:r>
            <w:r>
              <w:br/>
              <w:t>or</w:t>
            </w:r>
          </w:p>
          <w:p w:rsidR="00205F8A" w:rsidRDefault="00205F8A" w:rsidP="0004440F">
            <w:r>
              <w:t xml:space="preserve">Click the </w:t>
            </w:r>
            <w:r w:rsidRPr="0004440F">
              <w:rPr>
                <w:b/>
              </w:rPr>
              <w:t>Turn off filter</w:t>
            </w:r>
            <w:r>
              <w:t xml:space="preserve"> button </w:t>
            </w:r>
            <w:r>
              <w:object w:dxaOrig="525" w:dyaOrig="330">
                <v:shape id="_x0000_i1027" type="#_x0000_t75" style="width:24.75pt;height:15.75pt" o:ole="">
                  <v:imagedata r:id="rId16" o:title=""/>
                </v:shape>
                <o:OLEObject Type="Embed" ProgID="PBrush" ShapeID="_x0000_i1027" DrawAspect="Content" ObjectID="_1720131417" r:id="rId17"/>
              </w:object>
            </w:r>
            <w:r>
              <w:t xml:space="preserve"> </w:t>
            </w:r>
            <w:r>
              <w:br/>
              <w:t>(good if you have more than one filter set)</w:t>
            </w:r>
          </w:p>
        </w:tc>
      </w:tr>
    </w:tbl>
    <w:p w:rsidR="0004440F" w:rsidRDefault="0004440F"/>
    <w:p w:rsidR="00205F8A" w:rsidRDefault="00205F8A" w:rsidP="00205F8A">
      <w:pPr>
        <w:pStyle w:val="Heading3"/>
      </w:pPr>
      <w:bookmarkStart w:id="18" w:name="_Toc224995085"/>
      <w:r>
        <w:t>Various Filters</w:t>
      </w:r>
      <w:r w:rsidR="00DC6DBB">
        <w:t xml:space="preserve"> examples</w:t>
      </w:r>
      <w:bookmarkEnd w:id="18"/>
      <w:r w:rsidR="00B22A87">
        <w:fldChar w:fldCharType="begin"/>
      </w:r>
      <w:r w:rsidR="004B491C">
        <w:instrText xml:space="preserve"> XE "</w:instrText>
      </w:r>
      <w:r w:rsidR="000B0FF8">
        <w:instrText>f</w:instrText>
      </w:r>
      <w:r w:rsidR="004B491C" w:rsidRPr="009D4312">
        <w:instrText>ilter</w:instrText>
      </w:r>
      <w:r w:rsidR="000B0FF8">
        <w:instrText>:</w:instrText>
      </w:r>
      <w:r w:rsidR="004B491C" w:rsidRPr="009D4312">
        <w:instrText>examples</w:instrText>
      </w:r>
      <w:r w:rsidR="004B491C">
        <w:instrText xml:space="preserve">" </w:instrText>
      </w:r>
      <w:r w:rsidR="00B22A87">
        <w:fldChar w:fldCharType="end"/>
      </w:r>
    </w:p>
    <w:tbl>
      <w:tblPr>
        <w:tblStyle w:val="TableGrid"/>
        <w:tblW w:w="0" w:type="auto"/>
        <w:tblLook w:val="01E0" w:firstRow="1" w:lastRow="1" w:firstColumn="1" w:lastColumn="1" w:noHBand="0" w:noVBand="0"/>
      </w:tblPr>
      <w:tblGrid>
        <w:gridCol w:w="2297"/>
        <w:gridCol w:w="6006"/>
      </w:tblGrid>
      <w:tr w:rsidR="00F02B2F" w:rsidTr="0004440F">
        <w:tc>
          <w:tcPr>
            <w:tcW w:w="2850" w:type="dxa"/>
          </w:tcPr>
          <w:p w:rsidR="00F02B2F" w:rsidRDefault="00F02B2F" w:rsidP="005F1CCF">
            <w:r>
              <w:t>In order to …</w:t>
            </w:r>
          </w:p>
        </w:tc>
        <w:tc>
          <w:tcPr>
            <w:tcW w:w="6006" w:type="dxa"/>
          </w:tcPr>
          <w:p w:rsidR="00F02B2F" w:rsidRDefault="00F02B2F" w:rsidP="005F1CCF">
            <w:r>
              <w:t>Choose … from the filter dropdown list then …</w:t>
            </w:r>
          </w:p>
        </w:tc>
      </w:tr>
      <w:tr w:rsidR="005A1789" w:rsidTr="0004440F">
        <w:tc>
          <w:tcPr>
            <w:tcW w:w="2850" w:type="dxa"/>
          </w:tcPr>
          <w:p w:rsidR="005A1789" w:rsidRDefault="005A1789" w:rsidP="005F1CCF">
            <w:r>
              <w:t>To see empty fields</w:t>
            </w:r>
          </w:p>
        </w:tc>
        <w:tc>
          <w:tcPr>
            <w:tcW w:w="6006" w:type="dxa"/>
          </w:tcPr>
          <w:p w:rsidR="005A1789" w:rsidRDefault="005A1789" w:rsidP="005F1CCF">
            <w:r>
              <w:t xml:space="preserve">Choose </w:t>
            </w:r>
            <w:r w:rsidRPr="00BC5925">
              <w:rPr>
                <w:b/>
              </w:rPr>
              <w:t>Blanks</w:t>
            </w:r>
          </w:p>
        </w:tc>
      </w:tr>
      <w:tr w:rsidR="005A1789" w:rsidTr="0004440F">
        <w:tc>
          <w:tcPr>
            <w:tcW w:w="2850" w:type="dxa"/>
          </w:tcPr>
          <w:p w:rsidR="005A1789" w:rsidRDefault="005A1789" w:rsidP="005F1CCF">
            <w:r>
              <w:t xml:space="preserve">To specify </w:t>
            </w:r>
            <w:r w:rsidR="00BC5925">
              <w:t xml:space="preserve">custom </w:t>
            </w:r>
            <w:r>
              <w:t>filter</w:t>
            </w:r>
          </w:p>
        </w:tc>
        <w:tc>
          <w:tcPr>
            <w:tcW w:w="6006" w:type="dxa"/>
          </w:tcPr>
          <w:p w:rsidR="005A1789" w:rsidRDefault="00C27B7B" w:rsidP="005F1CCF">
            <w:r>
              <w:t xml:space="preserve">Choose </w:t>
            </w:r>
            <w:r w:rsidR="005A1789" w:rsidRPr="00205F8A">
              <w:rPr>
                <w:b/>
              </w:rPr>
              <w:t>Filter for</w:t>
            </w:r>
            <w:r>
              <w:t xml:space="preserve"> and fill in the dialog box</w:t>
            </w:r>
          </w:p>
          <w:p w:rsidR="005A1789" w:rsidRDefault="00BC5925" w:rsidP="005F1CCF">
            <w:r>
              <w:rPr>
                <w:noProof/>
              </w:rPr>
              <w:drawing>
                <wp:inline distT="0" distB="0" distL="0" distR="0">
                  <wp:extent cx="3657600" cy="14611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657600" cy="1461135"/>
                          </a:xfrm>
                          <a:prstGeom prst="rect">
                            <a:avLst/>
                          </a:prstGeom>
                          <a:noFill/>
                          <a:ln w="9525">
                            <a:noFill/>
                            <a:miter lim="800000"/>
                            <a:headEnd/>
                            <a:tailEnd/>
                          </a:ln>
                        </pic:spPr>
                      </pic:pic>
                    </a:graphicData>
                  </a:graphic>
                </wp:inline>
              </w:drawing>
            </w:r>
          </w:p>
          <w:p w:rsidR="00C27B7B" w:rsidRDefault="00C27B7B" w:rsidP="005F1CCF"/>
        </w:tc>
      </w:tr>
      <w:tr w:rsidR="005A1789" w:rsidTr="0004440F">
        <w:tc>
          <w:tcPr>
            <w:tcW w:w="2850" w:type="dxa"/>
          </w:tcPr>
          <w:p w:rsidR="005A1789" w:rsidRDefault="007A51BA" w:rsidP="005F1CCF">
            <w:r>
              <w:t>Is filter active?</w:t>
            </w:r>
          </w:p>
        </w:tc>
        <w:tc>
          <w:tcPr>
            <w:tcW w:w="6006" w:type="dxa"/>
          </w:tcPr>
          <w:p w:rsidR="005A1789" w:rsidRDefault="00205F8A" w:rsidP="005F1CCF">
            <w:r>
              <w:t>Chooser</w:t>
            </w:r>
            <w:r w:rsidR="00BC5925">
              <w:t xml:space="preserve"> is yellow and </w:t>
            </w:r>
            <w:r w:rsidR="007A51BA">
              <w:t xml:space="preserve">Status bar </w:t>
            </w:r>
            <w:r w:rsidR="00BC5925">
              <w:t xml:space="preserve">is also </w:t>
            </w:r>
            <w:r w:rsidR="007A51BA">
              <w:t>yellow telling results of filter.</w:t>
            </w:r>
          </w:p>
        </w:tc>
      </w:tr>
      <w:tr w:rsidR="007A51BA" w:rsidTr="0004440F">
        <w:tc>
          <w:tcPr>
            <w:tcW w:w="2850" w:type="dxa"/>
          </w:tcPr>
          <w:p w:rsidR="007A51BA" w:rsidRDefault="007A51BA" w:rsidP="005F1CCF">
            <w:r>
              <w:t>Spelling errors</w:t>
            </w:r>
          </w:p>
        </w:tc>
        <w:tc>
          <w:tcPr>
            <w:tcW w:w="6006" w:type="dxa"/>
          </w:tcPr>
          <w:p w:rsidR="007A51BA" w:rsidRDefault="007A51BA" w:rsidP="00DC6DBB">
            <w:r>
              <w:t xml:space="preserve">If spelling </w:t>
            </w:r>
            <w:r w:rsidR="00DC6DBB">
              <w:t xml:space="preserve">dictionaries have been </w:t>
            </w:r>
            <w:r>
              <w:t xml:space="preserve">installed then </w:t>
            </w:r>
            <w:r w:rsidR="00DC6DBB">
              <w:t>there will be an</w:t>
            </w:r>
            <w:r>
              <w:t xml:space="preserve"> additional filter</w:t>
            </w:r>
            <w:r w:rsidR="00BC5925">
              <w:t xml:space="preserve"> </w:t>
            </w:r>
            <w:r w:rsidR="00DC6DBB">
              <w:t xml:space="preserve">“spelling errors” </w:t>
            </w:r>
            <w:r w:rsidR="00BC5925">
              <w:t>which shows the red squiggly lines</w:t>
            </w:r>
            <w:r w:rsidR="00DC6DBB">
              <w:t xml:space="preserve"> below words that are not in the dictionary</w:t>
            </w:r>
          </w:p>
        </w:tc>
      </w:tr>
      <w:tr w:rsidR="002A0531" w:rsidTr="0004440F">
        <w:tc>
          <w:tcPr>
            <w:tcW w:w="2850" w:type="dxa"/>
          </w:tcPr>
          <w:p w:rsidR="002A0531" w:rsidRDefault="00BC5925" w:rsidP="005F1CCF">
            <w:r>
              <w:t xml:space="preserve">For </w:t>
            </w:r>
            <w:r w:rsidR="002A0531">
              <w:t xml:space="preserve">Items </w:t>
            </w:r>
            <w:r w:rsidR="00DC6DBB">
              <w:t xml:space="preserve">entered </w:t>
            </w:r>
            <w:r w:rsidR="002A0531">
              <w:t>from a list</w:t>
            </w:r>
          </w:p>
        </w:tc>
        <w:tc>
          <w:tcPr>
            <w:tcW w:w="6006" w:type="dxa"/>
          </w:tcPr>
          <w:p w:rsidR="002A0531" w:rsidRDefault="002A0531" w:rsidP="005F1CCF">
            <w:r>
              <w:t>Choose</w:t>
            </w:r>
            <w:r w:rsidR="00DC6DBB">
              <w:t xml:space="preserve"> the</w:t>
            </w:r>
            <w:r>
              <w:t xml:space="preserve"> “</w:t>
            </w:r>
            <w:r w:rsidRPr="00DC6DBB">
              <w:rPr>
                <w:b/>
              </w:rPr>
              <w:t>Choose</w:t>
            </w:r>
            <w:r>
              <w:t xml:space="preserve">” </w:t>
            </w:r>
            <w:r w:rsidR="00DC6DBB">
              <w:t xml:space="preserve">filter </w:t>
            </w:r>
            <w:r>
              <w:t xml:space="preserve">and </w:t>
            </w:r>
            <w:r w:rsidR="008B5B5C">
              <w:t>a</w:t>
            </w:r>
            <w:r>
              <w:t xml:space="preserve"> list is displayed</w:t>
            </w:r>
            <w:r w:rsidR="00BC5925">
              <w:t>.</w:t>
            </w:r>
          </w:p>
          <w:p w:rsidR="00BC5925" w:rsidRDefault="00BC5925" w:rsidP="005F1CCF">
            <w:r>
              <w:t xml:space="preserve">In the chooser, click for individual items, </w:t>
            </w:r>
            <w:r w:rsidR="008B5B5C">
              <w:t>or</w:t>
            </w:r>
            <w:r w:rsidR="00F810BA">
              <w:br/>
            </w:r>
            <w:r>
              <w:t>ctrl+click for it and all its children.</w:t>
            </w:r>
          </w:p>
        </w:tc>
      </w:tr>
      <w:tr w:rsidR="00BC5925" w:rsidTr="0004440F">
        <w:tc>
          <w:tcPr>
            <w:tcW w:w="2850" w:type="dxa"/>
          </w:tcPr>
          <w:p w:rsidR="00BC5925" w:rsidRDefault="00BC5925" w:rsidP="005F1CCF">
            <w:r>
              <w:t>Date fields</w:t>
            </w:r>
          </w:p>
        </w:tc>
        <w:tc>
          <w:tcPr>
            <w:tcW w:w="6006" w:type="dxa"/>
          </w:tcPr>
          <w:p w:rsidR="00BC5925" w:rsidRDefault="00BC5925" w:rsidP="005F1CCF">
            <w:r>
              <w:t xml:space="preserve">Choose the date </w:t>
            </w:r>
            <w:r w:rsidR="00F02B2F">
              <w:t xml:space="preserve">filter </w:t>
            </w:r>
            <w:r>
              <w:t>and …</w:t>
            </w:r>
          </w:p>
        </w:tc>
      </w:tr>
      <w:tr w:rsidR="00BC5925" w:rsidTr="0004440F">
        <w:tc>
          <w:tcPr>
            <w:tcW w:w="2850" w:type="dxa"/>
          </w:tcPr>
          <w:p w:rsidR="00BC5925" w:rsidRDefault="00BC5925" w:rsidP="005F1CCF">
            <w:r>
              <w:t>Pre-configured filters</w:t>
            </w:r>
          </w:p>
        </w:tc>
        <w:tc>
          <w:tcPr>
            <w:tcW w:w="6006" w:type="dxa"/>
          </w:tcPr>
          <w:p w:rsidR="00BC5925" w:rsidRDefault="00BC5925" w:rsidP="00BC5925">
            <w:r>
              <w:t xml:space="preserve">some fields have preconfigured filters, </w:t>
            </w:r>
            <w:r w:rsidR="00F810BA">
              <w:br/>
            </w:r>
            <w:r>
              <w:t xml:space="preserve">eg Yes/No, or number fields greater &gt; 0… </w:t>
            </w:r>
          </w:p>
        </w:tc>
      </w:tr>
    </w:tbl>
    <w:p w:rsidR="005F1CCF" w:rsidRDefault="005F1CCF" w:rsidP="005F1CCF"/>
    <w:p w:rsidR="00234C46" w:rsidRDefault="00234C46">
      <w:pPr>
        <w:rPr>
          <w:rFonts w:ascii="Arial" w:hAnsi="Arial" w:cs="Arial"/>
          <w:b/>
          <w:bCs/>
          <w:i/>
          <w:iCs/>
          <w:sz w:val="28"/>
          <w:szCs w:val="28"/>
        </w:rPr>
      </w:pPr>
      <w:bookmarkStart w:id="19" w:name="_Toc224995086"/>
      <w:bookmarkStart w:id="20" w:name="_Toc225601283"/>
      <w:r>
        <w:br w:type="page"/>
      </w:r>
    </w:p>
    <w:p w:rsidR="0097245C" w:rsidRDefault="00F810BA" w:rsidP="0097245C">
      <w:pPr>
        <w:pStyle w:val="Heading2"/>
      </w:pPr>
      <w:r>
        <w:lastRenderedPageBreak/>
        <w:t>Filtering with regular expressions</w:t>
      </w:r>
      <w:bookmarkEnd w:id="19"/>
      <w:bookmarkEnd w:id="20"/>
      <w:r w:rsidR="00B22A87">
        <w:fldChar w:fldCharType="begin"/>
      </w:r>
      <w:r w:rsidR="004B491C">
        <w:instrText xml:space="preserve"> XE "</w:instrText>
      </w:r>
      <w:r w:rsidR="004B491C" w:rsidRPr="009D4312">
        <w:instrText>regular expressions</w:instrText>
      </w:r>
      <w:r w:rsidR="004B491C">
        <w:instrText xml:space="preserve">" </w:instrText>
      </w:r>
      <w:r w:rsidR="00B22A87">
        <w:fldChar w:fldCharType="end"/>
      </w:r>
      <w:r w:rsidR="00B22A87">
        <w:fldChar w:fldCharType="begin"/>
      </w:r>
      <w:r w:rsidR="004B491C">
        <w:instrText xml:space="preserve"> XE "</w:instrText>
      </w:r>
      <w:r w:rsidR="000B0FF8">
        <w:instrText>f</w:instrText>
      </w:r>
      <w:r w:rsidR="004B491C" w:rsidRPr="009D4312">
        <w:instrText>ilter</w:instrText>
      </w:r>
      <w:r w:rsidR="006F7DD9">
        <w:instrText>:r</w:instrText>
      </w:r>
      <w:r w:rsidR="004B491C" w:rsidRPr="009D4312">
        <w:instrText>egular expressions</w:instrText>
      </w:r>
      <w:r w:rsidR="004B491C">
        <w:instrText xml:space="preserve">" </w:instrText>
      </w:r>
      <w:r w:rsidR="00B22A87">
        <w:fldChar w:fldCharType="end"/>
      </w:r>
    </w:p>
    <w:p w:rsidR="00F810BA" w:rsidRDefault="00F810BA" w:rsidP="00F810BA">
      <w:r>
        <w:t>4 regex.swf</w:t>
      </w:r>
    </w:p>
    <w:p w:rsidR="00F810BA" w:rsidRDefault="00F810BA" w:rsidP="00F810BA"/>
    <w:p w:rsidR="00F810BA" w:rsidRDefault="00F810BA" w:rsidP="00F810BA">
      <w:r>
        <w:t xml:space="preserve">For more flexibility in filtering you can use what it called a regular expression. </w:t>
      </w:r>
    </w:p>
    <w:p w:rsidR="00F02B2F" w:rsidRDefault="00F02B2F" w:rsidP="00F810BA"/>
    <w:p w:rsidR="00F810BA" w:rsidRDefault="00F810BA" w:rsidP="00F810BA">
      <w:r>
        <w:t>For example</w:t>
      </w:r>
      <w:r w:rsidR="00F02B2F">
        <w:t>,</w:t>
      </w:r>
      <w:r>
        <w:t xml:space="preserve"> to find all lexeme forms beginning with either mb or mp or mu.</w:t>
      </w:r>
    </w:p>
    <w:p w:rsidR="00F810BA" w:rsidRDefault="00F810BA" w:rsidP="00F810BA">
      <w:r>
        <w:t>Turn on regular expressions and use the helper menu button to insert codes.</w:t>
      </w:r>
    </w:p>
    <w:p w:rsidR="00F810BA" w:rsidRDefault="00F810BA" w:rsidP="00F810BA">
      <w:r>
        <w:t>\b(mp|mb|mu)</w:t>
      </w:r>
    </w:p>
    <w:p w:rsidR="00F02B2F" w:rsidRDefault="00F02B2F" w:rsidP="00F810BA"/>
    <w:p w:rsidR="00F02B2F" w:rsidRDefault="00F02B2F" w:rsidP="00F02B2F">
      <w:pPr>
        <w:pStyle w:val="Heading3"/>
      </w:pPr>
      <w:bookmarkStart w:id="21" w:name="_Toc224995087"/>
      <w:r>
        <w:t>Filter with regular expressions</w:t>
      </w:r>
      <w:bookmarkEnd w:id="21"/>
    </w:p>
    <w:p w:rsidR="00F02B2F" w:rsidRDefault="00F02B2F" w:rsidP="00F02B2F">
      <w:pPr>
        <w:rPr>
          <w:i/>
        </w:rPr>
      </w:pPr>
      <w:r>
        <w:rPr>
          <w:i/>
        </w:rPr>
        <w:t xml:space="preserve">In the </w:t>
      </w:r>
      <w:r w:rsidR="00457E63">
        <w:rPr>
          <w:i/>
        </w:rPr>
        <w:t>most</w:t>
      </w:r>
      <w:r>
        <w:rPr>
          <w:i/>
        </w:rPr>
        <w:t xml:space="preserve"> area</w:t>
      </w:r>
      <w:r w:rsidR="00457E63">
        <w:rPr>
          <w:i/>
        </w:rPr>
        <w:t>s</w:t>
      </w:r>
      <w:r>
        <w:rPr>
          <w:i/>
        </w:rPr>
        <w:t>,</w:t>
      </w:r>
      <w:r w:rsidR="00457E63">
        <w:rPr>
          <w:i/>
        </w:rPr>
        <w:t xml:space="preserve"> and most </w:t>
      </w:r>
      <w:r>
        <w:rPr>
          <w:i/>
        </w:rPr>
        <w:t>view</w:t>
      </w:r>
      <w:r w:rsidR="00457E63">
        <w:rPr>
          <w:i/>
        </w:rPr>
        <w:t>s (e.g. lexicon. Texts &amp; Words)</w:t>
      </w:r>
    </w:p>
    <w:p w:rsidR="00F02B2F" w:rsidRDefault="00F02B2F" w:rsidP="00F02B2F">
      <w:pPr>
        <w:pStyle w:val="ListBullet"/>
      </w:pPr>
      <w:r>
        <w:t xml:space="preserve">Choose </w:t>
      </w:r>
      <w:r>
        <w:rPr>
          <w:b/>
        </w:rPr>
        <w:t>Filter for</w:t>
      </w:r>
      <w:r w:rsidR="00591BD0">
        <w:rPr>
          <w:b/>
        </w:rPr>
        <w:t xml:space="preserve">… </w:t>
      </w:r>
      <w:r>
        <w:t xml:space="preserve"> from a browse</w:t>
      </w:r>
      <w:r w:rsidR="00591BD0">
        <w:t xml:space="preserve"> filter menu</w:t>
      </w:r>
    </w:p>
    <w:p w:rsidR="00F02B2F" w:rsidRDefault="00F02B2F" w:rsidP="00F02B2F">
      <w:pPr>
        <w:pStyle w:val="ListBullet"/>
      </w:pPr>
      <w:r>
        <w:t xml:space="preserve">Click the </w:t>
      </w:r>
      <w:r>
        <w:rPr>
          <w:b/>
        </w:rPr>
        <w:t>Match for regular expression</w:t>
      </w:r>
      <w:r w:rsidR="00457E63">
        <w:t xml:space="preserve"> radio button</w:t>
      </w:r>
    </w:p>
    <w:p w:rsidR="00457E63" w:rsidRPr="00F02B2F" w:rsidRDefault="00457E63" w:rsidP="00F02B2F">
      <w:pPr>
        <w:pStyle w:val="ListBullet"/>
      </w:pPr>
      <w:r>
        <w:t>Either type in the desired regular expression or use the helper</w:t>
      </w:r>
    </w:p>
    <w:p w:rsidR="00F810BA" w:rsidRDefault="00500ED7" w:rsidP="00F810BA">
      <w:r>
        <w:rPr>
          <w:noProof/>
        </w:rPr>
        <mc:AlternateContent>
          <mc:Choice Requires="wps">
            <w:drawing>
              <wp:anchor distT="0" distB="0" distL="114300" distR="114300" simplePos="0" relativeHeight="251659776" behindDoc="0" locked="0" layoutInCell="1" allowOverlap="1">
                <wp:simplePos x="0" y="0"/>
                <wp:positionH relativeFrom="column">
                  <wp:posOffset>4302760</wp:posOffset>
                </wp:positionH>
                <wp:positionV relativeFrom="paragraph">
                  <wp:posOffset>425450</wp:posOffset>
                </wp:positionV>
                <wp:extent cx="698500" cy="585470"/>
                <wp:effectExtent l="24130" t="20320" r="20320" b="22860"/>
                <wp:wrapNone/>
                <wp:docPr id="26"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585470"/>
                        </a:xfrm>
                        <a:prstGeom prst="ellipse">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00B8B3" id="Oval 35" o:spid="_x0000_s1026" style="position:absolute;margin-left:338.8pt;margin-top:33.5pt;width:55pt;height:46.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" filled="f" strokeweight="3pt"/>
            </w:pict>
          </mc:Fallback>
        </mc:AlternateContent>
      </w:r>
      <w:r w:rsidR="00F810BA">
        <w:rPr>
          <w:noProof/>
        </w:rPr>
        <w:drawing>
          <wp:inline distT="0" distB="0" distL="0" distR="0">
            <wp:extent cx="4803140" cy="198628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140" cy="1986280"/>
                    </a:xfrm>
                    <a:prstGeom prst="rect">
                      <a:avLst/>
                    </a:prstGeom>
                    <a:noFill/>
                    <a:ln w="9525">
                      <a:noFill/>
                      <a:miter lim="800000"/>
                      <a:headEnd/>
                      <a:tailEnd/>
                    </a:ln>
                  </pic:spPr>
                </pic:pic>
              </a:graphicData>
            </a:graphic>
          </wp:inline>
        </w:drawing>
      </w:r>
    </w:p>
    <w:p w:rsidR="00F810BA" w:rsidRDefault="00F810BA" w:rsidP="00F810BA"/>
    <w:p w:rsidR="00457E63" w:rsidRDefault="00457E63" w:rsidP="00F810BA"/>
    <w:p w:rsidR="00F810BA" w:rsidRDefault="00F810BA" w:rsidP="00F810BA">
      <w:r>
        <w:t>It looks more complicated than it really is. See the help for example regular expressions that you can copy and paste. Also look on the web for more help. (Note FLEx uses the .NET variety of regular expressions).</w:t>
      </w:r>
    </w:p>
    <w:p w:rsidR="00F810BA" w:rsidRPr="00F810BA" w:rsidRDefault="00F810BA" w:rsidP="00F810BA"/>
    <w:p w:rsidR="0097245C" w:rsidRDefault="00457E63" w:rsidP="0097245C">
      <w:r>
        <w:t>Some useful regular expressions:</w:t>
      </w:r>
    </w:p>
    <w:tbl>
      <w:tblPr>
        <w:tblStyle w:val="TableGrid"/>
        <w:tblW w:w="0" w:type="auto"/>
        <w:tblLook w:val="04A0" w:firstRow="1" w:lastRow="0" w:firstColumn="1" w:lastColumn="0" w:noHBand="0" w:noVBand="1"/>
      </w:tblPr>
      <w:tblGrid>
        <w:gridCol w:w="2994"/>
        <w:gridCol w:w="5309"/>
      </w:tblGrid>
      <w:tr w:rsidR="00457E63" w:rsidRPr="00457E63" w:rsidTr="00457E63">
        <w:tc>
          <w:tcPr>
            <w:tcW w:w="3085" w:type="dxa"/>
          </w:tcPr>
          <w:p w:rsidR="00457E63" w:rsidRPr="00457E63" w:rsidRDefault="00457E63" w:rsidP="003D2BF1">
            <w:r w:rsidRPr="00457E63">
              <w:t>^(mb|mp|mu)</w:t>
            </w:r>
          </w:p>
        </w:tc>
        <w:tc>
          <w:tcPr>
            <w:tcW w:w="5771" w:type="dxa"/>
          </w:tcPr>
          <w:p w:rsidR="00457E63" w:rsidRPr="00457E63" w:rsidRDefault="00457E63" w:rsidP="003D2BF1">
            <w:r w:rsidRPr="00457E63">
              <w:t>find either mb or mp or mu at the start</w:t>
            </w:r>
          </w:p>
        </w:tc>
      </w:tr>
      <w:tr w:rsidR="00457E63" w:rsidRPr="00457E63" w:rsidTr="00457E63">
        <w:tc>
          <w:tcPr>
            <w:tcW w:w="3085" w:type="dxa"/>
          </w:tcPr>
          <w:p w:rsidR="00457E63" w:rsidRPr="00457E63" w:rsidRDefault="00457E63" w:rsidP="003D2BF1">
            <w:r w:rsidRPr="00457E63">
              <w:t>^(see|saw|seen)</w:t>
            </w:r>
          </w:p>
        </w:tc>
        <w:tc>
          <w:tcPr>
            <w:tcW w:w="5771" w:type="dxa"/>
          </w:tcPr>
          <w:p w:rsidR="00457E63" w:rsidRPr="00457E63" w:rsidRDefault="00457E63" w:rsidP="003D2BF1">
            <w:r w:rsidRPr="00457E63">
              <w:t xml:space="preserve">find the verb </w:t>
            </w:r>
            <w:r>
              <w:t>‘</w:t>
            </w:r>
            <w:r w:rsidRPr="00457E63">
              <w:t>see</w:t>
            </w:r>
            <w:r>
              <w:t>’</w:t>
            </w:r>
            <w:r w:rsidRPr="00457E63">
              <w:t xml:space="preserve"> glossed in either past or present tense</w:t>
            </w:r>
          </w:p>
        </w:tc>
      </w:tr>
      <w:tr w:rsidR="00457E63" w:rsidRPr="00457E63" w:rsidTr="00457E63">
        <w:tc>
          <w:tcPr>
            <w:tcW w:w="3085" w:type="dxa"/>
          </w:tcPr>
          <w:p w:rsidR="00457E63" w:rsidRPr="00457E63" w:rsidRDefault="00457E63" w:rsidP="003D2BF1">
            <w:r>
              <w:t>I|you|she|he|we|they</w:t>
            </w:r>
          </w:p>
        </w:tc>
        <w:tc>
          <w:tcPr>
            <w:tcW w:w="5771" w:type="dxa"/>
          </w:tcPr>
          <w:p w:rsidR="00457E63" w:rsidRPr="00457E63" w:rsidRDefault="00457E63" w:rsidP="003D2BF1">
            <w:r>
              <w:t>find a verb glossed with a person marker</w:t>
            </w:r>
          </w:p>
        </w:tc>
      </w:tr>
      <w:tr w:rsidR="00457E63" w:rsidRPr="00457E63" w:rsidTr="00457E63">
        <w:tc>
          <w:tcPr>
            <w:tcW w:w="3085" w:type="dxa"/>
          </w:tcPr>
          <w:p w:rsidR="00457E63" w:rsidRDefault="00457E63" w:rsidP="003D2BF1">
            <w:r>
              <w:t>yo#</w:t>
            </w:r>
          </w:p>
        </w:tc>
        <w:tc>
          <w:tcPr>
            <w:tcW w:w="5771" w:type="dxa"/>
          </w:tcPr>
          <w:p w:rsidR="00457E63" w:rsidRDefault="00457E63" w:rsidP="00457E63">
            <w:r>
              <w:t>find all words ending with ‘yo’</w:t>
            </w:r>
          </w:p>
        </w:tc>
      </w:tr>
      <w:tr w:rsidR="00457E63" w:rsidRPr="00457E63" w:rsidTr="00457E63">
        <w:tc>
          <w:tcPr>
            <w:tcW w:w="3085" w:type="dxa"/>
          </w:tcPr>
          <w:p w:rsidR="00457E63" w:rsidRDefault="00457E63" w:rsidP="003D2BF1"/>
        </w:tc>
        <w:tc>
          <w:tcPr>
            <w:tcW w:w="5771" w:type="dxa"/>
          </w:tcPr>
          <w:p w:rsidR="00457E63" w:rsidRDefault="00457E63" w:rsidP="00457E63"/>
        </w:tc>
      </w:tr>
      <w:tr w:rsidR="00457E63" w:rsidRPr="00457E63" w:rsidTr="00457E63">
        <w:tc>
          <w:tcPr>
            <w:tcW w:w="3085" w:type="dxa"/>
          </w:tcPr>
          <w:p w:rsidR="00457E63" w:rsidRDefault="00457E63" w:rsidP="003D2BF1"/>
        </w:tc>
        <w:tc>
          <w:tcPr>
            <w:tcW w:w="5771" w:type="dxa"/>
          </w:tcPr>
          <w:p w:rsidR="00457E63" w:rsidRDefault="00457E63" w:rsidP="00457E63"/>
        </w:tc>
      </w:tr>
      <w:tr w:rsidR="00457E63" w:rsidRPr="00457E63" w:rsidTr="00457E63">
        <w:tc>
          <w:tcPr>
            <w:tcW w:w="3085" w:type="dxa"/>
          </w:tcPr>
          <w:p w:rsidR="00457E63" w:rsidRDefault="00457E63" w:rsidP="003D2BF1"/>
        </w:tc>
        <w:tc>
          <w:tcPr>
            <w:tcW w:w="5771" w:type="dxa"/>
          </w:tcPr>
          <w:p w:rsidR="00457E63" w:rsidRDefault="00457E63" w:rsidP="00457E63"/>
        </w:tc>
      </w:tr>
      <w:tr w:rsidR="00457E63" w:rsidRPr="00457E63" w:rsidTr="00457E63">
        <w:tc>
          <w:tcPr>
            <w:tcW w:w="3085" w:type="dxa"/>
          </w:tcPr>
          <w:p w:rsidR="00457E63" w:rsidRDefault="00457E63" w:rsidP="003D2BF1"/>
        </w:tc>
        <w:tc>
          <w:tcPr>
            <w:tcW w:w="5771" w:type="dxa"/>
          </w:tcPr>
          <w:p w:rsidR="00457E63" w:rsidRDefault="00457E63" w:rsidP="00457E63"/>
        </w:tc>
      </w:tr>
      <w:tr w:rsidR="00457E63" w:rsidRPr="00457E63" w:rsidTr="00457E63">
        <w:tc>
          <w:tcPr>
            <w:tcW w:w="3085" w:type="dxa"/>
          </w:tcPr>
          <w:p w:rsidR="00457E63" w:rsidRDefault="00457E63" w:rsidP="003D2BF1"/>
        </w:tc>
        <w:tc>
          <w:tcPr>
            <w:tcW w:w="5771" w:type="dxa"/>
          </w:tcPr>
          <w:p w:rsidR="00457E63" w:rsidRDefault="00457E63" w:rsidP="00457E63"/>
        </w:tc>
      </w:tr>
    </w:tbl>
    <w:p w:rsidR="00955444" w:rsidRDefault="00955444">
      <w:pPr>
        <w:rPr>
          <w:rFonts w:ascii="Arial" w:hAnsi="Arial" w:cs="Arial"/>
          <w:b/>
          <w:bCs/>
          <w:i/>
          <w:iCs/>
          <w:sz w:val="28"/>
          <w:szCs w:val="28"/>
        </w:rPr>
      </w:pPr>
      <w:r>
        <w:br w:type="page"/>
      </w:r>
    </w:p>
    <w:p w:rsidR="00955444" w:rsidRDefault="00955444">
      <w:pPr>
        <w:rPr>
          <w:rFonts w:ascii="Arial" w:hAnsi="Arial" w:cs="Arial"/>
          <w:b/>
          <w:bCs/>
          <w:i/>
          <w:iCs/>
          <w:sz w:val="28"/>
          <w:szCs w:val="28"/>
        </w:rPr>
      </w:pPr>
      <w:r>
        <w:lastRenderedPageBreak/>
        <w:br w:type="page"/>
      </w:r>
    </w:p>
    <w:p w:rsidR="00AF4502" w:rsidRDefault="00AF4502" w:rsidP="00AF4502">
      <w:pPr>
        <w:pStyle w:val="Heading1"/>
      </w:pPr>
      <w:bookmarkStart w:id="22" w:name="_Toc224995092"/>
      <w:bookmarkStart w:id="23" w:name="_Toc225601285"/>
      <w:r>
        <w:lastRenderedPageBreak/>
        <w:t>Lexicon</w:t>
      </w:r>
      <w:bookmarkEnd w:id="22"/>
      <w:bookmarkEnd w:id="23"/>
      <w:r w:rsidR="00B22A87">
        <w:fldChar w:fldCharType="begin"/>
      </w:r>
      <w:r w:rsidR="004B491C">
        <w:instrText xml:space="preserve"> XE "</w:instrText>
      </w:r>
      <w:r w:rsidR="000B0FF8">
        <w:instrText>l</w:instrText>
      </w:r>
      <w:r w:rsidR="004B491C" w:rsidRPr="009D4312">
        <w:instrText>exicon</w:instrText>
      </w:r>
      <w:r w:rsidR="004B491C">
        <w:instrText xml:space="preserve">" </w:instrText>
      </w:r>
      <w:r w:rsidR="00B22A87">
        <w:fldChar w:fldCharType="end"/>
      </w:r>
    </w:p>
    <w:p w:rsidR="00BC5925" w:rsidRDefault="00BC5925" w:rsidP="00862377">
      <w:pPr>
        <w:pStyle w:val="Heading2"/>
      </w:pPr>
      <w:bookmarkStart w:id="24" w:name="_Toc224995093"/>
      <w:bookmarkStart w:id="25" w:name="_Toc225601286"/>
      <w:r>
        <w:t>Customizing the Entry Pane</w:t>
      </w:r>
      <w:bookmarkEnd w:id="24"/>
      <w:bookmarkEnd w:id="25"/>
      <w:r w:rsidR="00B22A87">
        <w:fldChar w:fldCharType="begin"/>
      </w:r>
      <w:r w:rsidR="004B491C">
        <w:instrText xml:space="preserve"> XE "</w:instrText>
      </w:r>
      <w:r w:rsidR="000B0FF8">
        <w:instrText>c</w:instrText>
      </w:r>
      <w:r w:rsidR="004B491C" w:rsidRPr="0024256E">
        <w:instrText>ustomizing:</w:instrText>
      </w:r>
      <w:r w:rsidR="000B0FF8">
        <w:rPr>
          <w:lang w:val="en-AU"/>
        </w:rPr>
        <w:instrText>e</w:instrText>
      </w:r>
      <w:r w:rsidR="004B491C" w:rsidRPr="0024256E">
        <w:rPr>
          <w:lang w:val="en-AU"/>
        </w:rPr>
        <w:instrText xml:space="preserve">ntry </w:instrText>
      </w:r>
      <w:r w:rsidR="000B0FF8">
        <w:rPr>
          <w:lang w:val="en-AU"/>
        </w:rPr>
        <w:instrText>p</w:instrText>
      </w:r>
      <w:r w:rsidR="004B491C" w:rsidRPr="0024256E">
        <w:rPr>
          <w:lang w:val="en-AU"/>
        </w:rPr>
        <w:instrText>ane</w:instrText>
      </w:r>
      <w:r w:rsidR="004B491C">
        <w:instrText xml:space="preserve">" </w:instrText>
      </w:r>
      <w:r w:rsidR="00B22A87">
        <w:fldChar w:fldCharType="end"/>
      </w:r>
    </w:p>
    <w:p w:rsidR="00972E93" w:rsidRDefault="00BC5925" w:rsidP="00BC5925">
      <w:pPr>
        <w:pStyle w:val="Heading4"/>
      </w:pPr>
      <w:r>
        <w:t>(</w:t>
      </w:r>
      <w:r w:rsidR="00972E93">
        <w:t>6. Field visibility</w:t>
      </w:r>
      <w:r>
        <w:t>.swf)</w:t>
      </w:r>
    </w:p>
    <w:p w:rsidR="00BC5925" w:rsidRPr="00BC5925" w:rsidRDefault="00BC5925" w:rsidP="00BC5925"/>
    <w:p w:rsidR="00500ED7" w:rsidRDefault="00500ED7" w:rsidP="00BC5925">
      <w:pPr>
        <w:pStyle w:val="Heading3"/>
      </w:pPr>
      <w:bookmarkStart w:id="26" w:name="_Toc224995094"/>
      <w:r>
        <w:t>To see fields that are hidden</w:t>
      </w:r>
      <w:bookmarkEnd w:id="26"/>
      <w:r>
        <w:fldChar w:fldCharType="begin"/>
      </w:r>
      <w:r>
        <w:instrText xml:space="preserve"> XE "</w:instrText>
      </w:r>
      <w:r w:rsidRPr="004822D0">
        <w:rPr>
          <w:lang w:val="en-AU"/>
        </w:rPr>
        <w:instrText>customizing</w:instrText>
      </w:r>
      <w:r w:rsidRPr="004822D0">
        <w:instrText>:</w:instrText>
      </w:r>
      <w:r w:rsidRPr="004822D0">
        <w:rPr>
          <w:lang w:val="en-AU"/>
        </w:rPr>
        <w:instrText>fields that are hidden</w:instrText>
      </w:r>
      <w:r>
        <w:instrText xml:space="preserve">" </w:instrText>
      </w:r>
      <w:r>
        <w:fldChar w:fldCharType="end"/>
      </w:r>
      <w:r>
        <w:fldChar w:fldCharType="begin"/>
      </w:r>
      <w:r>
        <w:instrText xml:space="preserve"> XE "</w:instrText>
      </w:r>
      <w:r w:rsidRPr="00C25AD4">
        <w:rPr>
          <w:lang w:val="en-AU"/>
        </w:rPr>
        <w:instrText>hidden</w:instrText>
      </w:r>
      <w:r w:rsidRPr="00C25AD4">
        <w:instrText>:</w:instrText>
      </w:r>
      <w:r w:rsidRPr="00C25AD4">
        <w:rPr>
          <w:lang w:val="en-AU"/>
        </w:rPr>
        <w:instrText>fields</w:instrText>
      </w:r>
      <w:r>
        <w:instrText xml:space="preserve">" </w:instrText>
      </w:r>
      <w:r>
        <w:fldChar w:fldCharType="end"/>
      </w:r>
    </w:p>
    <w:p w:rsidR="00500ED7" w:rsidRPr="00591BD0" w:rsidRDefault="00500ED7" w:rsidP="00591BD0">
      <w:pPr>
        <w:rPr>
          <w:i/>
        </w:rPr>
      </w:pPr>
      <w:r>
        <w:rPr>
          <w:i/>
        </w:rPr>
        <w:t>In the Lexicon area, lexicon edit view</w:t>
      </w:r>
    </w:p>
    <w:p w:rsidR="00500ED7" w:rsidRDefault="00500ED7" w:rsidP="00862377">
      <w:pPr>
        <w:tabs>
          <w:tab w:val="left" w:pos="4049"/>
        </w:tabs>
      </w:pPr>
      <w:r>
        <w:rPr>
          <w:noProof/>
        </w:rPr>
        <mc:AlternateContent>
          <mc:Choice Requires="wps">
            <w:drawing>
              <wp:anchor distT="0" distB="0" distL="114300" distR="114300" simplePos="0" relativeHeight="251668992" behindDoc="0" locked="0" layoutInCell="1" allowOverlap="1">
                <wp:simplePos x="0" y="0"/>
                <wp:positionH relativeFrom="column">
                  <wp:posOffset>1991360</wp:posOffset>
                </wp:positionH>
                <wp:positionV relativeFrom="paragraph">
                  <wp:posOffset>336550</wp:posOffset>
                </wp:positionV>
                <wp:extent cx="1257300" cy="457200"/>
                <wp:effectExtent l="36830" t="31115" r="29845" b="35560"/>
                <wp:wrapNone/>
                <wp:docPr id="22"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ellipse">
                          <a:avLst/>
                        </a:prstGeom>
                        <a:noFill/>
                        <a:ln w="57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78263E" id="Oval 100" o:spid="_x0000_s1026" style="position:absolute;margin-left:156.8pt;margin-top:26.5pt;width:99pt;height:3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" filled="f" strokeweight="4.5pt"/>
            </w:pict>
          </mc:Fallback>
        </mc:AlternateContent>
      </w:r>
      <w:r>
        <w:t xml:space="preserve">Click </w:t>
      </w:r>
      <w:r w:rsidRPr="00795A97">
        <w:rPr>
          <w:b/>
        </w:rPr>
        <w:t>Show Hidden fields</w:t>
      </w:r>
      <w:r>
        <w:t xml:space="preserve"> checkbox</w:t>
      </w:r>
      <w:r>
        <w:tab/>
      </w:r>
    </w:p>
    <w:p w:rsidR="00500ED7" w:rsidRDefault="00500ED7" w:rsidP="00862377">
      <w:pPr>
        <w:tabs>
          <w:tab w:val="left" w:pos="4049"/>
        </w:tabs>
      </w:pPr>
    </w:p>
    <w:p w:rsidR="00500ED7" w:rsidRDefault="00500ED7" w:rsidP="00862377">
      <w:pPr>
        <w:tabs>
          <w:tab w:val="left" w:pos="4049"/>
        </w:tabs>
      </w:pPr>
      <w:r>
        <w:object w:dxaOrig="7005" w:dyaOrig="1125">
          <v:shape id="_x0000_i1083" type="#_x0000_t75" style="width:253.6pt;height:40.5pt" o:ole="">
            <v:imagedata r:id="rId20" o:title=""/>
          </v:shape>
          <o:OLEObject Type="Embed" ProgID="PBrush" ShapeID="_x0000_i1083" DrawAspect="Content" ObjectID="_1720131418" r:id="rId21"/>
        </w:object>
      </w:r>
    </w:p>
    <w:p w:rsidR="00500ED7" w:rsidRDefault="00500ED7" w:rsidP="00500ED7">
      <w:pPr>
        <w:pStyle w:val="ListBullet"/>
        <w:numPr>
          <w:ilvl w:val="0"/>
          <w:numId w:val="0"/>
        </w:numPr>
        <w:ind w:left="360"/>
      </w:pPr>
    </w:p>
    <w:p w:rsidR="00500ED7" w:rsidRDefault="00500ED7" w:rsidP="00BC5925">
      <w:pPr>
        <w:pStyle w:val="ListBullet"/>
      </w:pPr>
      <w:r>
        <w:t>Click the button to left of field (i.e. the context menu button), choose as appropriate</w:t>
      </w:r>
    </w:p>
    <w:p w:rsidR="00500ED7" w:rsidRDefault="00500ED7" w:rsidP="00862377">
      <w:pPr>
        <w:tabs>
          <w:tab w:val="left" w:pos="4049"/>
        </w:tabs>
      </w:pPr>
      <w:r>
        <w:t xml:space="preserve">Click the </w:t>
      </w:r>
      <w:r w:rsidRPr="00795A97">
        <w:rPr>
          <w:b/>
        </w:rPr>
        <w:t>Show Hidden fields</w:t>
      </w:r>
      <w:r>
        <w:t xml:space="preserve"> checkbox again</w:t>
      </w:r>
      <w:r>
        <w:tab/>
      </w:r>
      <w:r>
        <w:object w:dxaOrig="4815" w:dyaOrig="1275">
          <v:shape id="_x0000_i1084" type="#_x0000_t75" style="width:240.75pt;height:62.2pt" o:ole="">
            <v:imagedata r:id="rId22" o:title=""/>
          </v:shape>
          <o:OLEObject Type="Embed" ProgID="PBrush" ShapeID="_x0000_i1084" DrawAspect="Content" ObjectID="_1720131419" r:id="rId23"/>
        </w:object>
      </w:r>
    </w:p>
    <w:p w:rsidR="00500ED7" w:rsidRDefault="00500ED7" w:rsidP="00BC5925">
      <w:pPr>
        <w:pStyle w:val="Heading3"/>
      </w:pPr>
      <w:bookmarkStart w:id="27" w:name="_Toc224995095"/>
      <w:r>
        <w:t>To hide fields</w:t>
      </w:r>
      <w:bookmarkEnd w:id="27"/>
    </w:p>
    <w:p w:rsidR="00500ED7" w:rsidRDefault="00500ED7" w:rsidP="00BC5925">
      <w:pPr>
        <w:pStyle w:val="ListBullet"/>
      </w:pPr>
      <w:r>
        <w:t xml:space="preserve">Click the button to left of the field (as above), </w:t>
      </w:r>
    </w:p>
    <w:p w:rsidR="00500ED7" w:rsidRDefault="00500ED7" w:rsidP="00862377">
      <w:pPr>
        <w:tabs>
          <w:tab w:val="left" w:pos="4049"/>
        </w:tabs>
      </w:pPr>
      <w:r>
        <w:t>Choose as appropriate (either Normally hidden, unless non-empty or Normally hidden)</w:t>
      </w:r>
      <w:r>
        <w:tab/>
      </w:r>
    </w:p>
    <w:p w:rsidR="00500ED7" w:rsidRDefault="00500ED7" w:rsidP="00BC5925">
      <w:pPr>
        <w:pStyle w:val="Heading3"/>
      </w:pPr>
      <w:bookmarkStart w:id="28" w:name="_Toc224995096"/>
      <w:r>
        <w:t>Notes:</w:t>
      </w:r>
      <w:bookmarkEnd w:id="28"/>
    </w:p>
    <w:p w:rsidR="00500ED7" w:rsidRDefault="00500ED7" w:rsidP="00862377">
      <w:pPr>
        <w:tabs>
          <w:tab w:val="left" w:pos="4049"/>
        </w:tabs>
      </w:pPr>
      <w:r>
        <w:t>Some fields don’t display until you add an object.</w:t>
      </w:r>
      <w:r w:rsidRPr="00BC5925">
        <w:tab/>
      </w:r>
      <w:r>
        <w:object w:dxaOrig="2115" w:dyaOrig="2145">
          <v:shape id="_x0000_i1085" type="#_x0000_t75" style="width:106.5pt;height:106.5pt" o:ole="">
            <v:imagedata r:id="rId24" o:title=""/>
          </v:shape>
          <o:OLEObject Type="Embed" ProgID="PBrush" ShapeID="_x0000_i1085" DrawAspect="Content" ObjectID="_1720131420" r:id="rId25"/>
        </w:object>
      </w:r>
    </w:p>
    <w:p w:rsidR="00500ED7" w:rsidRDefault="00500ED7" w:rsidP="00BC5925">
      <w:pPr>
        <w:pStyle w:val="Heading3"/>
      </w:pPr>
      <w:bookmarkStart w:id="29" w:name="_Toc224995097"/>
      <w:r>
        <w:t>Add Custom Fields</w:t>
      </w:r>
      <w:bookmarkEnd w:id="29"/>
      <w:r>
        <w:fldChar w:fldCharType="begin"/>
      </w:r>
      <w:r>
        <w:instrText xml:space="preserve"> XE "c</w:instrText>
      </w:r>
      <w:r w:rsidRPr="009D4312">
        <w:instrText xml:space="preserve">ustom </w:instrText>
      </w:r>
      <w:r>
        <w:instrText>f</w:instrText>
      </w:r>
      <w:r w:rsidRPr="009D4312">
        <w:instrText>ields</w:instrText>
      </w:r>
      <w:r>
        <w:instrText xml:space="preserve">" </w:instrText>
      </w:r>
      <w:r>
        <w:fldChar w:fldCharType="end"/>
      </w:r>
    </w:p>
    <w:p w:rsidR="00500ED7" w:rsidRDefault="00500ED7" w:rsidP="00862377">
      <w:pPr>
        <w:tabs>
          <w:tab w:val="left" w:pos="4049"/>
        </w:tabs>
      </w:pPr>
      <w:r>
        <w:t>Tools</w:t>
      </w:r>
      <w:ins w:id="30" w:author="Jenni Beadle" w:date="2009-12-29T11:45:00Z">
        <w:r>
          <w:t>-Configure</w:t>
        </w:r>
      </w:ins>
      <w:r>
        <w:t>-Custom Fields</w:t>
      </w:r>
      <w:r w:rsidRPr="00BC5925">
        <w:tab/>
      </w:r>
    </w:p>
    <w:p w:rsidR="00862377" w:rsidRDefault="00862377" w:rsidP="00862377"/>
    <w:p w:rsidR="00955444" w:rsidRDefault="00955444">
      <w:pPr>
        <w:rPr>
          <w:rFonts w:ascii="Arial" w:hAnsi="Arial" w:cs="Arial"/>
          <w:b/>
          <w:bCs/>
          <w:i/>
          <w:iCs/>
          <w:sz w:val="28"/>
          <w:szCs w:val="28"/>
        </w:rPr>
      </w:pPr>
      <w:r>
        <w:br w:type="page"/>
      </w:r>
    </w:p>
    <w:p w:rsidR="009837AA" w:rsidRDefault="00955444" w:rsidP="00955444">
      <w:pPr>
        <w:pStyle w:val="Heading2"/>
      </w:pPr>
      <w:bookmarkStart w:id="31" w:name="_Toc224995098"/>
      <w:bookmarkStart w:id="32" w:name="_Toc225601287"/>
      <w:r>
        <w:lastRenderedPageBreak/>
        <w:t>Adding an Entry</w:t>
      </w:r>
      <w:bookmarkEnd w:id="31"/>
      <w:bookmarkEnd w:id="32"/>
      <w:r w:rsidR="00B22A87">
        <w:fldChar w:fldCharType="begin"/>
      </w:r>
      <w:r w:rsidR="004B491C">
        <w:instrText xml:space="preserve"> XE "</w:instrText>
      </w:r>
      <w:r w:rsidR="000B0FF8">
        <w:instrText>a</w:instrText>
      </w:r>
      <w:r w:rsidR="004B491C" w:rsidRPr="009D4312">
        <w:instrText xml:space="preserve">dding an </w:instrText>
      </w:r>
      <w:r w:rsidR="000B0FF8">
        <w:instrText>e</w:instrText>
      </w:r>
      <w:r w:rsidR="004B491C" w:rsidRPr="009D4312">
        <w:instrText>ntry</w:instrText>
      </w:r>
      <w:r w:rsidR="004B491C">
        <w:instrText xml:space="preserve">" </w:instrText>
      </w:r>
      <w:r w:rsidR="00B22A87">
        <w:fldChar w:fldCharType="end"/>
      </w:r>
      <w:r w:rsidR="00B22A87">
        <w:fldChar w:fldCharType="begin"/>
      </w:r>
      <w:r w:rsidR="004B491C">
        <w:instrText xml:space="preserve"> XE "</w:instrText>
      </w:r>
      <w:r w:rsidR="004B491C" w:rsidRPr="000831B2">
        <w:rPr>
          <w:lang w:val="en-AU"/>
        </w:rPr>
        <w:instrText>lexicon</w:instrText>
      </w:r>
      <w:r w:rsidR="004B491C" w:rsidRPr="000831B2">
        <w:instrText>:</w:instrText>
      </w:r>
      <w:r w:rsidR="004B491C" w:rsidRPr="000831B2">
        <w:rPr>
          <w:lang w:val="en-AU"/>
        </w:rPr>
        <w:instrText>adding an entry</w:instrText>
      </w:r>
      <w:r w:rsidR="004B491C">
        <w:instrText xml:space="preserve">" </w:instrText>
      </w:r>
      <w:r w:rsidR="00B22A87">
        <w:fldChar w:fldCharType="end"/>
      </w:r>
    </w:p>
    <w:p w:rsidR="00955444" w:rsidRDefault="00955444" w:rsidP="00955444">
      <w:pPr>
        <w:pStyle w:val="Heading4"/>
      </w:pPr>
      <w:r>
        <w:t>7 add entry.swf</w:t>
      </w:r>
    </w:p>
    <w:p w:rsidR="00955444" w:rsidRDefault="00955444" w:rsidP="00955444">
      <w:pPr>
        <w:pStyle w:val="Heading4"/>
      </w:pPr>
    </w:p>
    <w:p w:rsidR="00955444" w:rsidRDefault="00955444" w:rsidP="00955444"/>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219"/>
        <w:gridCol w:w="5118"/>
      </w:tblGrid>
      <w:tr w:rsidR="00097642" w:rsidTr="00C44971">
        <w:tc>
          <w:tcPr>
            <w:tcW w:w="4219" w:type="dxa"/>
          </w:tcPr>
          <w:p w:rsidR="00097642" w:rsidRDefault="00097642" w:rsidP="00FC6713">
            <w:pPr>
              <w:pStyle w:val="Heading3"/>
            </w:pPr>
            <w:bookmarkStart w:id="33" w:name="_Toc224995099"/>
            <w:r>
              <w:t>To add entry</w:t>
            </w:r>
            <w:bookmarkEnd w:id="33"/>
          </w:p>
          <w:p w:rsidR="00097642" w:rsidRDefault="00097642" w:rsidP="00097642">
            <w:pPr>
              <w:pStyle w:val="ListBullet"/>
              <w:numPr>
                <w:ilvl w:val="0"/>
                <w:numId w:val="0"/>
              </w:numPr>
              <w:ind w:left="360"/>
            </w:pPr>
            <w:r>
              <w:rPr>
                <w:i/>
              </w:rPr>
              <w:t>In the lexicon area, e</w:t>
            </w:r>
            <w:r w:rsidRPr="00097642">
              <w:rPr>
                <w:i/>
              </w:rPr>
              <w:t>ither</w:t>
            </w:r>
          </w:p>
          <w:p w:rsidR="00097642" w:rsidRDefault="00097642" w:rsidP="00FC6713">
            <w:pPr>
              <w:pStyle w:val="ListBullet"/>
            </w:pPr>
            <w:r>
              <w:t xml:space="preserve">Click the </w:t>
            </w:r>
            <w:r w:rsidRPr="002C1123">
              <w:rPr>
                <w:b/>
              </w:rPr>
              <w:t>add entry</w:t>
            </w:r>
            <w:r>
              <w:t xml:space="preserve"> button on the toolbar</w:t>
            </w:r>
          </w:p>
          <w:p w:rsidR="00097642" w:rsidRDefault="00097642" w:rsidP="00097642">
            <w:pPr>
              <w:pStyle w:val="ListBullet"/>
              <w:numPr>
                <w:ilvl w:val="0"/>
                <w:numId w:val="0"/>
              </w:numPr>
              <w:ind w:left="360"/>
            </w:pPr>
            <w:r w:rsidRPr="00097642">
              <w:rPr>
                <w:i/>
              </w:rPr>
              <w:t>or</w:t>
            </w:r>
          </w:p>
          <w:p w:rsidR="00097642" w:rsidRDefault="00097642" w:rsidP="00097642">
            <w:pPr>
              <w:pStyle w:val="ListBullet"/>
            </w:pPr>
            <w:r>
              <w:t xml:space="preserve">Choose </w:t>
            </w:r>
            <w:r w:rsidRPr="002C1123">
              <w:rPr>
                <w:b/>
              </w:rPr>
              <w:t>Entry</w:t>
            </w:r>
            <w:r>
              <w:t xml:space="preserve">… from the </w:t>
            </w:r>
            <w:r w:rsidRPr="002C1123">
              <w:rPr>
                <w:b/>
              </w:rPr>
              <w:t>Insert</w:t>
            </w:r>
            <w:r>
              <w:t xml:space="preserve"> menu. </w:t>
            </w:r>
          </w:p>
          <w:p w:rsidR="00097642" w:rsidRDefault="00097642" w:rsidP="00097642">
            <w:pPr>
              <w:pStyle w:val="ListBullet"/>
              <w:numPr>
                <w:ilvl w:val="0"/>
                <w:numId w:val="0"/>
              </w:numPr>
              <w:ind w:left="360" w:hanging="360"/>
            </w:pPr>
          </w:p>
          <w:p w:rsidR="00097642" w:rsidRDefault="00097642" w:rsidP="00097642">
            <w:pPr>
              <w:pStyle w:val="ListBullet"/>
            </w:pPr>
            <w:r>
              <w:t xml:space="preserve">Type the lexeme. </w:t>
            </w:r>
            <w:r>
              <w:br/>
              <w:t xml:space="preserve">As you type the lexeme the similar entries pane show any similar entries </w:t>
            </w:r>
          </w:p>
          <w:p w:rsidR="00097642" w:rsidRDefault="00097642" w:rsidP="00097642">
            <w:pPr>
              <w:pStyle w:val="ListParagraph"/>
            </w:pPr>
          </w:p>
          <w:p w:rsidR="00097642" w:rsidRDefault="00097642" w:rsidP="00097642">
            <w:pPr>
              <w:pStyle w:val="ListBullet"/>
            </w:pPr>
            <w:r>
              <w:t>Type the gloss (similar entries are also shown)</w:t>
            </w:r>
          </w:p>
          <w:p w:rsidR="006834D6" w:rsidRDefault="006834D6" w:rsidP="006834D6">
            <w:pPr>
              <w:pStyle w:val="ListParagraph"/>
            </w:pPr>
          </w:p>
          <w:p w:rsidR="006834D6" w:rsidRDefault="006834D6" w:rsidP="00097642">
            <w:pPr>
              <w:pStyle w:val="ListBullet"/>
            </w:pPr>
            <w:r>
              <w:t xml:space="preserve">Click </w:t>
            </w:r>
            <w:r w:rsidRPr="002C1123">
              <w:rPr>
                <w:b/>
              </w:rPr>
              <w:t>Create</w:t>
            </w:r>
            <w:r>
              <w:t xml:space="preserve">. </w:t>
            </w:r>
            <w:r>
              <w:br/>
              <w:t>The entry is created and displayed.</w:t>
            </w:r>
          </w:p>
        </w:tc>
        <w:tc>
          <w:tcPr>
            <w:tcW w:w="5118" w:type="dxa"/>
          </w:tcPr>
          <w:p w:rsidR="00097642" w:rsidRDefault="00500ED7" w:rsidP="004B6B56">
            <w:r>
              <w:rPr>
                <w:noProof/>
              </w:rPr>
              <mc:AlternateContent>
                <mc:Choice Requires="wps">
                  <w:drawing>
                    <wp:anchor distT="0" distB="0" distL="114300" distR="114300" simplePos="0" relativeHeight="251665920" behindDoc="0" locked="0" layoutInCell="1" allowOverlap="1">
                      <wp:simplePos x="0" y="0"/>
                      <wp:positionH relativeFrom="column">
                        <wp:posOffset>1536700</wp:posOffset>
                      </wp:positionH>
                      <wp:positionV relativeFrom="paragraph">
                        <wp:posOffset>1582420</wp:posOffset>
                      </wp:positionV>
                      <wp:extent cx="1874520" cy="1222375"/>
                      <wp:effectExtent l="13335" t="24130" r="17145" b="10795"/>
                      <wp:wrapNone/>
                      <wp:docPr id="21"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74520" cy="1222375"/>
                              </a:xfrm>
                              <a:prstGeom prst="notchedRightArrow">
                                <a:avLst>
                                  <a:gd name="adj1" fmla="val 50000"/>
                                  <a:gd name="adj2" fmla="val 38338"/>
                                </a:avLst>
                              </a:prstGeom>
                              <a:solidFill>
                                <a:srgbClr val="9900C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469AB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67" o:spid="_x0000_s1026" type="#_x0000_t94" style="position:absolute;margin-left:121pt;margin-top:124.6pt;width:147.6pt;height:96.2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" fillcolor="#90c"/>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1654175</wp:posOffset>
                      </wp:positionH>
                      <wp:positionV relativeFrom="paragraph">
                        <wp:posOffset>2046605</wp:posOffset>
                      </wp:positionV>
                      <wp:extent cx="1693545" cy="325120"/>
                      <wp:effectExtent l="0" t="2540" r="4445" b="0"/>
                      <wp:wrapNone/>
                      <wp:docPr id="20"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1CA" w:rsidRPr="004B6B56" w:rsidRDefault="00C541CA">
                                  <w:pPr>
                                    <w:rPr>
                                      <w:rFonts w:ascii="Arial" w:hAnsi="Arial" w:cs="Arial"/>
                                      <w:b/>
                                      <w:color w:val="FFFFFF" w:themeColor="background1"/>
                                      <w:sz w:val="32"/>
                                    </w:rPr>
                                  </w:pPr>
                                  <w:r w:rsidRPr="004B6B56">
                                    <w:rPr>
                                      <w:rFonts w:ascii="Arial" w:hAnsi="Arial" w:cs="Arial"/>
                                      <w:b/>
                                      <w:color w:val="FFFFFF" w:themeColor="background1"/>
                                      <w:sz w:val="32"/>
                                    </w:rPr>
                                    <w:t>Similar Entries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68" o:spid="_x0000_s1026" type="#_x0000_t202" style="position:absolute;margin-left:130.25pt;margin-top:161.15pt;width:133.35pt;height:25.6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jatAIAALs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" filled="f" stroked="f">
                      <v:textbox style="mso-fit-shape-to-text:t">
                        <w:txbxContent>
                          <w:p w:rsidR="00C541CA" w:rsidRPr="004B6B56" w:rsidRDefault="00C541CA">
                            <w:pPr>
                              <w:rPr>
                                <w:rFonts w:ascii="Arial" w:hAnsi="Arial" w:cs="Arial"/>
                                <w:b/>
                                <w:color w:val="FFFFFF" w:themeColor="background1"/>
                                <w:sz w:val="32"/>
                              </w:rPr>
                            </w:pPr>
                            <w:r w:rsidRPr="004B6B56">
                              <w:rPr>
                                <w:rFonts w:ascii="Arial" w:hAnsi="Arial" w:cs="Arial"/>
                                <w:b/>
                                <w:color w:val="FFFFFF" w:themeColor="background1"/>
                                <w:sz w:val="32"/>
                              </w:rPr>
                              <w:t>Similar Entries</w:t>
                            </w:r>
                          </w:p>
                        </w:txbxContent>
                      </v:textbox>
                    </v:shape>
                  </w:pict>
                </mc:Fallback>
              </mc:AlternateContent>
            </w:r>
            <w:r w:rsidR="00C44971">
              <w:rPr>
                <w:noProof/>
              </w:rPr>
              <w:drawing>
                <wp:inline distT="0" distB="0" distL="0" distR="0">
                  <wp:extent cx="3185623" cy="3066757"/>
                  <wp:effectExtent l="19050" t="0" r="0" b="0"/>
                  <wp:docPr id="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srcRect/>
                          <a:stretch>
                            <a:fillRect/>
                          </a:stretch>
                        </pic:blipFill>
                        <pic:spPr bwMode="auto">
                          <a:xfrm>
                            <a:off x="0" y="0"/>
                            <a:ext cx="3189521" cy="3070510"/>
                          </a:xfrm>
                          <a:prstGeom prst="rect">
                            <a:avLst/>
                          </a:prstGeom>
                          <a:noFill/>
                          <a:ln w="9525">
                            <a:noFill/>
                            <a:miter lim="800000"/>
                            <a:headEnd/>
                            <a:tailEnd/>
                          </a:ln>
                        </pic:spPr>
                      </pic:pic>
                    </a:graphicData>
                  </a:graphic>
                </wp:inline>
              </w:drawing>
            </w:r>
          </w:p>
        </w:tc>
      </w:tr>
      <w:tr w:rsidR="00097642" w:rsidTr="00C44971">
        <w:tc>
          <w:tcPr>
            <w:tcW w:w="4219" w:type="dxa"/>
          </w:tcPr>
          <w:p w:rsidR="00097642" w:rsidRDefault="00097642" w:rsidP="00097642">
            <w:pPr>
              <w:pStyle w:val="Heading3"/>
            </w:pPr>
            <w:bookmarkStart w:id="34" w:name="_Toc224995100"/>
            <w:r>
              <w:t xml:space="preserve">If </w:t>
            </w:r>
            <w:r w:rsidR="003D2BF1">
              <w:t xml:space="preserve">the </w:t>
            </w:r>
            <w:r>
              <w:t>Entry already exists</w:t>
            </w:r>
            <w:bookmarkEnd w:id="34"/>
            <w:r w:rsidR="00B22A87">
              <w:fldChar w:fldCharType="begin"/>
            </w:r>
            <w:r w:rsidR="004B491C">
              <w:instrText xml:space="preserve"> XE "</w:instrText>
            </w:r>
            <w:r w:rsidR="004B491C" w:rsidRPr="00EE11B1">
              <w:rPr>
                <w:lang w:val="en-AU"/>
              </w:rPr>
              <w:instrText>lexicon</w:instrText>
            </w:r>
            <w:r w:rsidR="004B491C" w:rsidRPr="00EE11B1">
              <w:instrText>:</w:instrText>
            </w:r>
            <w:r w:rsidR="000B0FF8">
              <w:rPr>
                <w:lang w:val="en-AU"/>
              </w:rPr>
              <w:instrText>i</w:instrText>
            </w:r>
            <w:r w:rsidR="004B491C" w:rsidRPr="00EE11B1">
              <w:rPr>
                <w:lang w:val="en-AU"/>
              </w:rPr>
              <w:instrText xml:space="preserve">f the </w:instrText>
            </w:r>
            <w:r w:rsidR="000B0FF8">
              <w:rPr>
                <w:lang w:val="en-AU"/>
              </w:rPr>
              <w:instrText>e</w:instrText>
            </w:r>
            <w:r w:rsidR="004B491C" w:rsidRPr="00EE11B1">
              <w:rPr>
                <w:lang w:val="en-AU"/>
              </w:rPr>
              <w:instrText>ntry already exists</w:instrText>
            </w:r>
            <w:r w:rsidR="004B491C">
              <w:instrText xml:space="preserve">" </w:instrText>
            </w:r>
            <w:r w:rsidR="00B22A87">
              <w:fldChar w:fldCharType="end"/>
            </w:r>
          </w:p>
          <w:p w:rsidR="00097642" w:rsidRPr="00097642" w:rsidRDefault="00097642" w:rsidP="00097642">
            <w:pPr>
              <w:pStyle w:val="ListBullet"/>
            </w:pPr>
            <w:r>
              <w:t xml:space="preserve">Use the </w:t>
            </w:r>
            <w:r w:rsidRPr="006834D6">
              <w:rPr>
                <w:b/>
              </w:rPr>
              <w:t>Go to similar entry</w:t>
            </w:r>
            <w:r>
              <w:t xml:space="preserve"> link</w:t>
            </w:r>
            <w:r w:rsidR="006834D6">
              <w:br/>
              <w:t>(jumps to the entry so you can edi</w:t>
            </w:r>
            <w:r w:rsidR="00795A97">
              <w:t>t it</w:t>
            </w:r>
            <w:r w:rsidR="006834D6">
              <w:t>)</w:t>
            </w:r>
          </w:p>
        </w:tc>
        <w:tc>
          <w:tcPr>
            <w:tcW w:w="5118" w:type="dxa"/>
          </w:tcPr>
          <w:p w:rsidR="00097642" w:rsidRDefault="00097642" w:rsidP="00FC6713"/>
          <w:p w:rsidR="00097642" w:rsidRDefault="00097642" w:rsidP="00FC6713"/>
        </w:tc>
      </w:tr>
    </w:tbl>
    <w:p w:rsidR="006834D6" w:rsidRDefault="006834D6" w:rsidP="00955444"/>
    <w:p w:rsidR="006834D6" w:rsidRDefault="006834D6">
      <w:r>
        <w:br w:type="page"/>
      </w:r>
    </w:p>
    <w:p w:rsidR="00097642" w:rsidRDefault="006834D6" w:rsidP="006834D6">
      <w:pPr>
        <w:pStyle w:val="Heading2"/>
      </w:pPr>
      <w:bookmarkStart w:id="35" w:name="_Toc224995101"/>
      <w:bookmarkStart w:id="36" w:name="_Toc225601288"/>
      <w:bookmarkStart w:id="37" w:name="_GoBack"/>
      <w:r>
        <w:lastRenderedPageBreak/>
        <w:t>Finding an entry</w:t>
      </w:r>
      <w:bookmarkEnd w:id="35"/>
      <w:bookmarkEnd w:id="36"/>
      <w:r w:rsidR="00B22A87">
        <w:fldChar w:fldCharType="begin"/>
      </w:r>
      <w:r w:rsidR="004B491C">
        <w:instrText xml:space="preserve"> XE "</w:instrText>
      </w:r>
      <w:r w:rsidR="000B0FF8">
        <w:instrText>f</w:instrText>
      </w:r>
      <w:r w:rsidR="004B491C" w:rsidRPr="009D4312">
        <w:instrText>inding an entry</w:instrText>
      </w:r>
      <w:r w:rsidR="004B491C">
        <w:instrText xml:space="preserve">" </w:instrText>
      </w:r>
      <w:r w:rsidR="00B22A87">
        <w:fldChar w:fldCharType="end"/>
      </w:r>
      <w:r w:rsidR="00B22A87">
        <w:fldChar w:fldCharType="begin"/>
      </w:r>
      <w:r w:rsidR="004B491C">
        <w:instrText xml:space="preserve"> XE "</w:instrText>
      </w:r>
      <w:r w:rsidR="000B0FF8">
        <w:rPr>
          <w:lang w:val="en-AU"/>
        </w:rPr>
        <w:instrText>l</w:instrText>
      </w:r>
      <w:r w:rsidR="004B491C" w:rsidRPr="00E44FD4">
        <w:rPr>
          <w:lang w:val="en-AU"/>
        </w:rPr>
        <w:instrText>exicon</w:instrText>
      </w:r>
      <w:r w:rsidR="004B491C" w:rsidRPr="00E44FD4">
        <w:instrText>:</w:instrText>
      </w:r>
      <w:r w:rsidR="000B0FF8">
        <w:rPr>
          <w:lang w:val="en-AU"/>
        </w:rPr>
        <w:instrText>f</w:instrText>
      </w:r>
      <w:r w:rsidR="004B491C" w:rsidRPr="00E44FD4">
        <w:rPr>
          <w:lang w:val="en-AU"/>
        </w:rPr>
        <w:instrText>inding an entry</w:instrText>
      </w:r>
      <w:r w:rsidR="004B491C">
        <w:instrText xml:space="preserve">" </w:instrText>
      </w:r>
      <w:r w:rsidR="00B22A87">
        <w:fldChar w:fldCharType="end"/>
      </w:r>
    </w:p>
    <w:p w:rsidR="006834D6" w:rsidRDefault="006834D6" w:rsidP="006834D6">
      <w:pPr>
        <w:pStyle w:val="Heading4"/>
      </w:pPr>
      <w:r>
        <w:t>8 find entry.swf</w:t>
      </w:r>
    </w:p>
    <w:p w:rsidR="006834D6" w:rsidRDefault="006834D6" w:rsidP="006834D6"/>
    <w:p w:rsidR="006834D6" w:rsidRDefault="006834D6" w:rsidP="006834D6">
      <w:r>
        <w:t>To move to another entry that is not displayed on the screen use the find function:</w:t>
      </w:r>
    </w:p>
    <w:p w:rsidR="006834D6" w:rsidRDefault="006834D6" w:rsidP="006834D6"/>
    <w:p w:rsidR="00500ED7" w:rsidRDefault="00500ED7" w:rsidP="00FC6713">
      <w:pPr>
        <w:pStyle w:val="Heading3"/>
      </w:pPr>
      <w:bookmarkStart w:id="38" w:name="_Toc224995102"/>
      <w:r>
        <w:t>Find an entry</w:t>
      </w:r>
      <w:bookmarkEnd w:id="38"/>
    </w:p>
    <w:p w:rsidR="00500ED7" w:rsidRDefault="00500ED7" w:rsidP="00591BD0">
      <w:pPr>
        <w:pStyle w:val="ListBullet"/>
        <w:numPr>
          <w:ilvl w:val="0"/>
          <w:numId w:val="0"/>
        </w:numPr>
        <w:ind w:left="360" w:hanging="360"/>
      </w:pPr>
      <w:r>
        <w:rPr>
          <w:i/>
        </w:rPr>
        <w:t>In the lexicon area, e</w:t>
      </w:r>
      <w:r w:rsidRPr="00097642">
        <w:rPr>
          <w:i/>
        </w:rPr>
        <w:t>ither</w:t>
      </w:r>
    </w:p>
    <w:p w:rsidR="00500ED7" w:rsidRDefault="00500ED7" w:rsidP="006834D6">
      <w:pPr>
        <w:pStyle w:val="ListBullet"/>
      </w:pPr>
      <w:r>
        <w:t xml:space="preserve">Click the </w:t>
      </w:r>
      <w:r w:rsidRPr="006834D6">
        <w:rPr>
          <w:b/>
        </w:rPr>
        <w:t>Find</w:t>
      </w:r>
      <w:r>
        <w:t xml:space="preserve"> button on the toolbar</w:t>
      </w:r>
    </w:p>
    <w:p w:rsidR="00500ED7" w:rsidRDefault="00500ED7" w:rsidP="006834D6">
      <w:pPr>
        <w:pStyle w:val="ListBullet"/>
        <w:numPr>
          <w:ilvl w:val="0"/>
          <w:numId w:val="0"/>
        </w:numPr>
        <w:ind w:left="360"/>
      </w:pPr>
      <w:r w:rsidRPr="00097642">
        <w:rPr>
          <w:i/>
        </w:rPr>
        <w:t>or</w:t>
      </w:r>
    </w:p>
    <w:p w:rsidR="00500ED7" w:rsidRDefault="00500ED7" w:rsidP="006834D6">
      <w:pPr>
        <w:pStyle w:val="ListBullet"/>
      </w:pPr>
      <w:r>
        <w:t xml:space="preserve">From the </w:t>
      </w:r>
      <w:r w:rsidRPr="006834D6">
        <w:rPr>
          <w:b/>
        </w:rPr>
        <w:t>Edit</w:t>
      </w:r>
      <w:r>
        <w:t xml:space="preserve"> menu choose </w:t>
      </w:r>
      <w:r w:rsidRPr="006834D6">
        <w:rPr>
          <w:b/>
        </w:rPr>
        <w:t xml:space="preserve">Find lexical entry… </w:t>
      </w:r>
    </w:p>
    <w:p w:rsidR="00500ED7" w:rsidRDefault="00500ED7" w:rsidP="006834D6">
      <w:pPr>
        <w:pStyle w:val="ListBullet"/>
        <w:numPr>
          <w:ilvl w:val="0"/>
          <w:numId w:val="0"/>
        </w:numPr>
        <w:ind w:left="360"/>
      </w:pPr>
    </w:p>
    <w:p w:rsidR="00500ED7" w:rsidRPr="00097642" w:rsidRDefault="00500ED7" w:rsidP="00FC6713">
      <w:pPr>
        <w:pStyle w:val="ListBullet"/>
      </w:pPr>
      <w:r>
        <w:t>Type all or part of the entry</w:t>
      </w:r>
      <w:r>
        <w:br/>
        <w:t>[Matches are displayed as you type].</w:t>
      </w:r>
    </w:p>
    <w:p w:rsidR="00500ED7" w:rsidRDefault="00500ED7" w:rsidP="00FC6713"/>
    <w:p w:rsidR="00500ED7" w:rsidRDefault="00500ED7" w:rsidP="00FC6713">
      <w:r>
        <w:object w:dxaOrig="5640" w:dyaOrig="4500">
          <v:shape id="_x0000_i1087" type="#_x0000_t75" style="width:282pt;height:225.7pt" o:ole="">
            <v:imagedata r:id="rId27" o:title=""/>
          </v:shape>
          <o:OLEObject Type="Embed" ProgID="PBrush" ShapeID="_x0000_i1087" DrawAspect="Content" ObjectID="_1720131421" r:id="rId28"/>
        </w:object>
      </w:r>
    </w:p>
    <w:p w:rsidR="00500ED7" w:rsidRDefault="00500ED7" w:rsidP="00FC6713">
      <w:pPr>
        <w:pStyle w:val="Heading3"/>
      </w:pPr>
      <w:bookmarkStart w:id="39" w:name="_Toc224995103"/>
      <w:r>
        <w:t>If entry is displayed</w:t>
      </w:r>
      <w:bookmarkEnd w:id="39"/>
    </w:p>
    <w:p w:rsidR="00500ED7" w:rsidRDefault="00500ED7" w:rsidP="006834D6">
      <w:pPr>
        <w:pStyle w:val="ListBullet"/>
      </w:pPr>
      <w:r>
        <w:t>Select the entry in the list</w:t>
      </w:r>
    </w:p>
    <w:p w:rsidR="00500ED7" w:rsidRPr="006834D6" w:rsidRDefault="00500ED7" w:rsidP="006834D6">
      <w:pPr>
        <w:pStyle w:val="ListBullet"/>
      </w:pPr>
      <w:r>
        <w:t xml:space="preserve">Click </w:t>
      </w:r>
      <w:r w:rsidRPr="006834D6">
        <w:rPr>
          <w:b/>
        </w:rPr>
        <w:t>GoTo</w:t>
      </w:r>
    </w:p>
    <w:p w:rsidR="00500ED7" w:rsidRDefault="00500ED7" w:rsidP="00FC6713"/>
    <w:p w:rsidR="00500ED7" w:rsidRDefault="00500ED7" w:rsidP="00FC6713">
      <w:pPr>
        <w:pStyle w:val="Heading3"/>
      </w:pPr>
      <w:bookmarkStart w:id="40" w:name="_Toc224995104"/>
      <w:r>
        <w:t>If entry is not displayed</w:t>
      </w:r>
      <w:bookmarkEnd w:id="40"/>
      <w:r>
        <w:fldChar w:fldCharType="begin"/>
      </w:r>
      <w:r>
        <w:instrText xml:space="preserve"> XE "</w:instrText>
      </w:r>
      <w:r>
        <w:rPr>
          <w:lang w:val="en-AU"/>
        </w:rPr>
        <w:instrText>l</w:instrText>
      </w:r>
      <w:r w:rsidRPr="00D83E0D">
        <w:rPr>
          <w:lang w:val="en-AU"/>
        </w:rPr>
        <w:instrText>exicon</w:instrText>
      </w:r>
      <w:r w:rsidRPr="00D83E0D">
        <w:instrText>:</w:instrText>
      </w:r>
      <w:r>
        <w:rPr>
          <w:lang w:val="en-AU"/>
        </w:rPr>
        <w:instrText>i</w:instrText>
      </w:r>
      <w:r w:rsidRPr="00D83E0D">
        <w:rPr>
          <w:lang w:val="en-AU"/>
        </w:rPr>
        <w:instrText>f entry is not displayed</w:instrText>
      </w:r>
      <w:r>
        <w:instrText xml:space="preserve">" </w:instrText>
      </w:r>
      <w:r>
        <w:fldChar w:fldCharType="end"/>
      </w:r>
    </w:p>
    <w:p w:rsidR="00500ED7" w:rsidRPr="006834D6" w:rsidRDefault="00500ED7" w:rsidP="006834D6">
      <w:pPr>
        <w:pStyle w:val="ListBullet"/>
      </w:pPr>
      <w:r>
        <w:t xml:space="preserve">Click </w:t>
      </w:r>
      <w:r w:rsidRPr="006834D6">
        <w:rPr>
          <w:b/>
        </w:rPr>
        <w:t>Create</w:t>
      </w:r>
      <w:r>
        <w:t>… to add the missing entry.</w:t>
      </w:r>
    </w:p>
    <w:bookmarkEnd w:id="37"/>
    <w:p w:rsidR="00500ED7" w:rsidRDefault="00500ED7" w:rsidP="00FC6713"/>
    <w:p w:rsidR="006834D6" w:rsidRDefault="006834D6" w:rsidP="006834D6"/>
    <w:p w:rsidR="006834D6" w:rsidRDefault="006834D6">
      <w:r>
        <w:br w:type="page"/>
      </w:r>
    </w:p>
    <w:p w:rsidR="006834D6" w:rsidRDefault="006834D6" w:rsidP="006834D6">
      <w:pPr>
        <w:pStyle w:val="Heading2"/>
      </w:pPr>
      <w:bookmarkStart w:id="41" w:name="_Toc224995105"/>
      <w:bookmarkStart w:id="42" w:name="_Toc225601289"/>
      <w:r>
        <w:lastRenderedPageBreak/>
        <w:t>Adding Homograph</w:t>
      </w:r>
      <w:r w:rsidR="00B22A87">
        <w:fldChar w:fldCharType="begin"/>
      </w:r>
      <w:r w:rsidR="004B491C">
        <w:instrText xml:space="preserve"> XE "</w:instrText>
      </w:r>
      <w:r w:rsidR="000B0FF8">
        <w:instrText>h</w:instrText>
      </w:r>
      <w:r w:rsidR="004B491C" w:rsidRPr="009D4312">
        <w:instrText>omograph</w:instrText>
      </w:r>
      <w:r w:rsidR="004B491C">
        <w:instrText xml:space="preserve">" </w:instrText>
      </w:r>
      <w:r w:rsidR="00B22A87">
        <w:fldChar w:fldCharType="end"/>
      </w:r>
      <w:r>
        <w:t xml:space="preserve"> </w:t>
      </w:r>
      <w:r w:rsidR="000B0FF8">
        <w:t>e</w:t>
      </w:r>
      <w:r>
        <w:t xml:space="preserve">ntries, </w:t>
      </w:r>
      <w:r w:rsidR="000B0FF8">
        <w:t>a</w:t>
      </w:r>
      <w:r>
        <w:t xml:space="preserve">dding </w:t>
      </w:r>
      <w:r w:rsidR="000B0FF8">
        <w:t>s</w:t>
      </w:r>
      <w:r>
        <w:t>enses</w:t>
      </w:r>
      <w:bookmarkEnd w:id="41"/>
      <w:bookmarkEnd w:id="42"/>
      <w:r w:rsidR="00B22A87">
        <w:fldChar w:fldCharType="begin"/>
      </w:r>
      <w:r w:rsidR="004B491C">
        <w:instrText xml:space="preserve"> XE "</w:instrText>
      </w:r>
      <w:r w:rsidR="000B0FF8">
        <w:instrText>a</w:instrText>
      </w:r>
      <w:r w:rsidR="004B491C" w:rsidRPr="009D4312">
        <w:instrText xml:space="preserve">dding </w:instrText>
      </w:r>
      <w:r w:rsidR="000B0FF8">
        <w:instrText>s</w:instrText>
      </w:r>
      <w:r w:rsidR="004B491C" w:rsidRPr="009D4312">
        <w:instrText>enses</w:instrText>
      </w:r>
      <w:r w:rsidR="004B491C">
        <w:instrText xml:space="preserve">" </w:instrText>
      </w:r>
      <w:r w:rsidR="00B22A87">
        <w:fldChar w:fldCharType="end"/>
      </w:r>
      <w:r w:rsidR="00B22A87">
        <w:fldChar w:fldCharType="begin"/>
      </w:r>
      <w:r w:rsidR="004B491C">
        <w:instrText xml:space="preserve"> XE "</w:instrText>
      </w:r>
      <w:r w:rsidR="000B0FF8">
        <w:rPr>
          <w:lang w:val="en-AU"/>
        </w:rPr>
        <w:instrText>l</w:instrText>
      </w:r>
      <w:r w:rsidR="004B491C" w:rsidRPr="0056679C">
        <w:rPr>
          <w:lang w:val="en-AU"/>
        </w:rPr>
        <w:instrText>exicon</w:instrText>
      </w:r>
      <w:r w:rsidR="004B491C" w:rsidRPr="0056679C">
        <w:instrText>:</w:instrText>
      </w:r>
      <w:r w:rsidR="004B491C" w:rsidRPr="0056679C">
        <w:rPr>
          <w:lang w:val="en-AU"/>
        </w:rPr>
        <w:instrText>adding senses</w:instrText>
      </w:r>
      <w:r w:rsidR="004B491C">
        <w:instrText xml:space="preserve">" </w:instrText>
      </w:r>
      <w:r w:rsidR="00B22A87">
        <w:fldChar w:fldCharType="end"/>
      </w:r>
    </w:p>
    <w:p w:rsidR="006834D6" w:rsidRDefault="006834D6" w:rsidP="006834D6">
      <w:pPr>
        <w:pStyle w:val="Heading4"/>
      </w:pPr>
      <w:r>
        <w:t>9 homographs.swf</w:t>
      </w:r>
    </w:p>
    <w:p w:rsidR="00BC4A1C" w:rsidRDefault="00BC4A1C" w:rsidP="00BC4A1C"/>
    <w:p w:rsidR="00F44FD0" w:rsidRDefault="00F44FD0" w:rsidP="00BC4A1C">
      <w:r>
        <w:t xml:space="preserve">When two words have the same </w:t>
      </w:r>
      <w:r w:rsidR="00591BD0">
        <w:t xml:space="preserve">form for the </w:t>
      </w:r>
      <w:r>
        <w:t xml:space="preserve">lexeme, they should be added as </w:t>
      </w:r>
      <w:r w:rsidRPr="00F44FD0">
        <w:rPr>
          <w:b/>
        </w:rPr>
        <w:t>separate entries</w:t>
      </w:r>
      <w:r>
        <w:t xml:space="preserve"> (ie homographs) if their meanings are not related or as </w:t>
      </w:r>
      <w:r w:rsidRPr="00F44FD0">
        <w:rPr>
          <w:b/>
        </w:rPr>
        <w:t>different senses of the same entry</w:t>
      </w:r>
      <w:r>
        <w:t xml:space="preserve"> if their meanings are closely related.</w:t>
      </w:r>
    </w:p>
    <w:p w:rsidR="00F44FD0" w:rsidRPr="00BC4A1C" w:rsidRDefault="00F44FD0" w:rsidP="00BC4A1C"/>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077"/>
        <w:gridCol w:w="4962"/>
      </w:tblGrid>
      <w:tr w:rsidR="00BC4A1C" w:rsidTr="00795A97">
        <w:tc>
          <w:tcPr>
            <w:tcW w:w="4077" w:type="dxa"/>
          </w:tcPr>
          <w:p w:rsidR="00BC4A1C" w:rsidRDefault="005D6D11" w:rsidP="00FC6713">
            <w:pPr>
              <w:pStyle w:val="Heading3"/>
            </w:pPr>
            <w:bookmarkStart w:id="43" w:name="_Toc224995106"/>
            <w:r>
              <w:t>To add a homograph entry</w:t>
            </w:r>
            <w:bookmarkEnd w:id="43"/>
          </w:p>
          <w:p w:rsidR="00591BD0" w:rsidRPr="00591BD0" w:rsidRDefault="00591BD0" w:rsidP="00591BD0">
            <w:pPr>
              <w:rPr>
                <w:i/>
              </w:rPr>
            </w:pPr>
            <w:r>
              <w:rPr>
                <w:i/>
              </w:rPr>
              <w:t>In the lexicon area, lexicon edit view</w:t>
            </w:r>
          </w:p>
          <w:p w:rsidR="00BC4A1C" w:rsidRDefault="005D6D11" w:rsidP="00BC4A1C">
            <w:pPr>
              <w:pStyle w:val="ListBullet"/>
            </w:pPr>
            <w:r>
              <w:t>Add the new entry as normal (see add an entry</w:t>
            </w:r>
            <w:r w:rsidR="00591BD0">
              <w:t xml:space="preserve"> above for more help</w:t>
            </w:r>
            <w:r>
              <w:t xml:space="preserve">) </w:t>
            </w:r>
            <w:r>
              <w:br/>
              <w:t>[a similar entry is displayed]</w:t>
            </w:r>
          </w:p>
          <w:p w:rsidR="005D6D11" w:rsidRDefault="005D6D11" w:rsidP="00BC4A1C">
            <w:pPr>
              <w:pStyle w:val="ListBullet"/>
            </w:pPr>
            <w:r>
              <w:t xml:space="preserve">Ignore the similar entry and go ahead and </w:t>
            </w:r>
            <w:r w:rsidR="00591BD0">
              <w:t>create</w:t>
            </w:r>
            <w:r>
              <w:t xml:space="preserve"> the new entry.</w:t>
            </w:r>
          </w:p>
          <w:p w:rsidR="005D6D11" w:rsidRPr="006834D6" w:rsidRDefault="005D6D11" w:rsidP="005D6D11">
            <w:pPr>
              <w:pStyle w:val="ListBullet"/>
              <w:numPr>
                <w:ilvl w:val="0"/>
                <w:numId w:val="0"/>
              </w:numPr>
              <w:ind w:left="360"/>
            </w:pPr>
          </w:p>
        </w:tc>
        <w:tc>
          <w:tcPr>
            <w:tcW w:w="4962" w:type="dxa"/>
          </w:tcPr>
          <w:p w:rsidR="005D6D11" w:rsidRDefault="005D6D11" w:rsidP="00FC6713">
            <w:r>
              <w:object w:dxaOrig="4590" w:dyaOrig="5760">
                <v:shape id="_x0000_i1036" type="#_x0000_t75" style="width:171.65pt;height:218.9pt" o:ole="">
                  <v:imagedata r:id="rId29" o:title=""/>
                </v:shape>
                <o:OLEObject Type="Embed" ProgID="PBrush" ShapeID="_x0000_i1036" DrawAspect="Content" ObjectID="_1720131422" r:id="rId30"/>
              </w:object>
            </w:r>
            <w:r>
              <w:t xml:space="preserve"> </w:t>
            </w:r>
          </w:p>
          <w:p w:rsidR="005D6D11" w:rsidRDefault="005D6D11" w:rsidP="00FC6713"/>
          <w:p w:rsidR="00BC4A1C" w:rsidRDefault="00BC4A1C" w:rsidP="00FC6713"/>
        </w:tc>
      </w:tr>
      <w:tr w:rsidR="005D6D11" w:rsidTr="00795A97">
        <w:tc>
          <w:tcPr>
            <w:tcW w:w="4077" w:type="dxa"/>
          </w:tcPr>
          <w:p w:rsidR="005D6D11" w:rsidRDefault="005D6D11" w:rsidP="005D6D11">
            <w:pPr>
              <w:pStyle w:val="ListBullet"/>
            </w:pPr>
            <w:r>
              <w:t>Homograph numbers are added automatically</w:t>
            </w:r>
          </w:p>
        </w:tc>
        <w:tc>
          <w:tcPr>
            <w:tcW w:w="4962" w:type="dxa"/>
          </w:tcPr>
          <w:p w:rsidR="005D6D11" w:rsidRDefault="005D6D11" w:rsidP="00FC6713">
            <w:r>
              <w:object w:dxaOrig="4560" w:dyaOrig="1860">
                <v:shape id="_x0000_i1037" type="#_x0000_t75" style="width:228.7pt;height:93.75pt" o:ole="">
                  <v:imagedata r:id="rId31" o:title=""/>
                </v:shape>
                <o:OLEObject Type="Embed" ProgID="PBrush" ShapeID="_x0000_i1037" DrawAspect="Content" ObjectID="_1720131423" r:id="rId32"/>
              </w:object>
            </w:r>
          </w:p>
          <w:p w:rsidR="004A6A06" w:rsidRDefault="004A6A06" w:rsidP="00FC6713"/>
          <w:p w:rsidR="00591BD0" w:rsidRDefault="00591BD0" w:rsidP="00FC6713"/>
        </w:tc>
      </w:tr>
      <w:tr w:rsidR="005D6D11" w:rsidTr="00795A97">
        <w:tc>
          <w:tcPr>
            <w:tcW w:w="4077" w:type="dxa"/>
          </w:tcPr>
          <w:p w:rsidR="005D6D11" w:rsidRDefault="005D6D11" w:rsidP="005D6D11">
            <w:pPr>
              <w:pStyle w:val="Heading3"/>
            </w:pPr>
            <w:bookmarkStart w:id="44" w:name="_Toc224995107"/>
            <w:r>
              <w:t>To add a sense</w:t>
            </w:r>
            <w:bookmarkEnd w:id="44"/>
          </w:p>
          <w:p w:rsidR="00591BD0" w:rsidRPr="00591BD0" w:rsidRDefault="00591BD0" w:rsidP="00591BD0">
            <w:pPr>
              <w:rPr>
                <w:i/>
              </w:rPr>
            </w:pPr>
            <w:r>
              <w:rPr>
                <w:i/>
              </w:rPr>
              <w:t>In the lexicon area, lexicon edit view</w:t>
            </w:r>
          </w:p>
          <w:p w:rsidR="005D6D11" w:rsidRDefault="005D6D11" w:rsidP="005D6D11">
            <w:pPr>
              <w:pStyle w:val="ListBullet"/>
            </w:pPr>
            <w:r>
              <w:t>Click in the sense section</w:t>
            </w:r>
          </w:p>
          <w:p w:rsidR="005D6D11" w:rsidRDefault="005D6D11" w:rsidP="005D6D11">
            <w:pPr>
              <w:pStyle w:val="ListBullet"/>
            </w:pPr>
            <w:r>
              <w:t xml:space="preserve">Click </w:t>
            </w:r>
            <w:r>
              <w:rPr>
                <w:b/>
              </w:rPr>
              <w:t>Insert Sense</w:t>
            </w:r>
            <w:r w:rsidR="00F44FD0">
              <w:rPr>
                <w:b/>
              </w:rPr>
              <w:br/>
            </w:r>
            <w:r w:rsidR="00F44FD0" w:rsidRPr="00F44FD0">
              <w:t>[a second sense is added]</w:t>
            </w:r>
          </w:p>
          <w:p w:rsidR="00F44FD0" w:rsidRPr="005D6D11" w:rsidRDefault="00F44FD0" w:rsidP="005D6D11">
            <w:pPr>
              <w:pStyle w:val="ListBullet"/>
            </w:pPr>
            <w:r>
              <w:t>Fill in the details for the new sense</w:t>
            </w:r>
          </w:p>
        </w:tc>
        <w:tc>
          <w:tcPr>
            <w:tcW w:w="4962" w:type="dxa"/>
          </w:tcPr>
          <w:p w:rsidR="005D6D11" w:rsidRDefault="00795A97" w:rsidP="00FC6713">
            <w:r>
              <w:object w:dxaOrig="7020" w:dyaOrig="2340">
                <v:shape id="_x0000_i1038" type="#_x0000_t75" style="width:234.8pt;height:75pt" o:ole="">
                  <v:imagedata r:id="rId33" o:title=""/>
                </v:shape>
                <o:OLEObject Type="Embed" ProgID="PBrush" ShapeID="_x0000_i1038" DrawAspect="Content" ObjectID="_1720131424" r:id="rId34"/>
              </w:object>
            </w:r>
          </w:p>
        </w:tc>
      </w:tr>
    </w:tbl>
    <w:p w:rsidR="006834D6" w:rsidRDefault="006834D6" w:rsidP="006834D6"/>
    <w:p w:rsidR="00F44FD0" w:rsidRDefault="00F44FD0">
      <w:r>
        <w:br w:type="page"/>
      </w:r>
    </w:p>
    <w:p w:rsidR="00F44FD0" w:rsidRDefault="00F44FD0" w:rsidP="00F44FD0">
      <w:pPr>
        <w:pStyle w:val="Heading2"/>
      </w:pPr>
      <w:bookmarkStart w:id="45" w:name="_Toc224995108"/>
      <w:bookmarkStart w:id="46" w:name="_Toc225601290"/>
      <w:r>
        <w:lastRenderedPageBreak/>
        <w:t>Adding entries for affixes</w:t>
      </w:r>
      <w:bookmarkEnd w:id="45"/>
      <w:bookmarkEnd w:id="46"/>
      <w:r w:rsidR="00B22A87">
        <w:fldChar w:fldCharType="begin"/>
      </w:r>
      <w:r w:rsidR="004B491C">
        <w:instrText xml:space="preserve"> XE "</w:instrText>
      </w:r>
      <w:r w:rsidR="000B0FF8">
        <w:instrText>a</w:instrText>
      </w:r>
      <w:r w:rsidR="004B491C" w:rsidRPr="009D4312">
        <w:instrText>dding entries for affixes</w:instrText>
      </w:r>
      <w:r w:rsidR="004B491C">
        <w:instrText xml:space="preserve">" </w:instrText>
      </w:r>
      <w:r w:rsidR="00B22A87">
        <w:fldChar w:fldCharType="end"/>
      </w:r>
      <w:r w:rsidR="00B22A87">
        <w:fldChar w:fldCharType="begin"/>
      </w:r>
      <w:r w:rsidR="004B491C">
        <w:instrText xml:space="preserve"> XE "</w:instrText>
      </w:r>
      <w:r w:rsidR="000B0FF8">
        <w:rPr>
          <w:lang w:val="en-AU"/>
        </w:rPr>
        <w:instrText>l</w:instrText>
      </w:r>
      <w:r w:rsidR="004B491C" w:rsidRPr="001A101D">
        <w:rPr>
          <w:lang w:val="en-AU"/>
        </w:rPr>
        <w:instrText>exicon</w:instrText>
      </w:r>
      <w:r w:rsidR="004B491C" w:rsidRPr="001A101D">
        <w:instrText>:</w:instrText>
      </w:r>
      <w:r w:rsidR="000B0FF8">
        <w:rPr>
          <w:lang w:val="en-AU"/>
        </w:rPr>
        <w:instrText>a</w:instrText>
      </w:r>
      <w:r w:rsidR="004B491C" w:rsidRPr="001A101D">
        <w:rPr>
          <w:lang w:val="en-AU"/>
        </w:rPr>
        <w:instrText>dding entries for affixes</w:instrText>
      </w:r>
      <w:r w:rsidR="004B491C">
        <w:instrText xml:space="preserve">" </w:instrText>
      </w:r>
      <w:r w:rsidR="00B22A87">
        <w:fldChar w:fldCharType="end"/>
      </w:r>
    </w:p>
    <w:p w:rsidR="00F44FD0" w:rsidRDefault="00F44FD0" w:rsidP="00F44FD0">
      <w:pPr>
        <w:pStyle w:val="Heading4"/>
      </w:pPr>
      <w:r>
        <w:t>10 affix entries.swf</w:t>
      </w:r>
    </w:p>
    <w:tbl>
      <w:tblPr>
        <w:tblStyle w:val="TableGrid"/>
        <w:tblW w:w="9344" w:type="dxa"/>
        <w:tblLook w:val="01E0" w:firstRow="1" w:lastRow="1" w:firstColumn="1" w:lastColumn="1" w:noHBand="0" w:noVBand="0"/>
      </w:tblPr>
      <w:tblGrid>
        <w:gridCol w:w="3926"/>
        <w:gridCol w:w="5418"/>
      </w:tblGrid>
      <w:tr w:rsidR="00F44FD0" w:rsidTr="004A6A06">
        <w:tc>
          <w:tcPr>
            <w:tcW w:w="3936" w:type="dxa"/>
            <w:tcBorders>
              <w:top w:val="nil"/>
              <w:left w:val="nil"/>
              <w:bottom w:val="nil"/>
              <w:right w:val="nil"/>
            </w:tcBorders>
          </w:tcPr>
          <w:p w:rsidR="00F44FD0" w:rsidRDefault="00F44FD0" w:rsidP="00FC6713">
            <w:pPr>
              <w:pStyle w:val="Heading3"/>
            </w:pPr>
            <w:bookmarkStart w:id="47" w:name="_Toc224995109"/>
            <w:r>
              <w:t>Adding an inflectional affix</w:t>
            </w:r>
            <w:bookmarkEnd w:id="47"/>
            <w:r w:rsidR="00B22A87">
              <w:fldChar w:fldCharType="begin"/>
            </w:r>
            <w:r w:rsidR="004B491C">
              <w:instrText xml:space="preserve"> XE "</w:instrText>
            </w:r>
            <w:r w:rsidR="000B0FF8">
              <w:rPr>
                <w:lang w:val="en-AU"/>
              </w:rPr>
              <w:instrText>l</w:instrText>
            </w:r>
            <w:r w:rsidR="004B491C" w:rsidRPr="00703229">
              <w:rPr>
                <w:lang w:val="en-AU"/>
              </w:rPr>
              <w:instrText>exicon</w:instrText>
            </w:r>
            <w:r w:rsidR="004B491C" w:rsidRPr="00703229">
              <w:instrText>:</w:instrText>
            </w:r>
            <w:r w:rsidR="004B491C" w:rsidRPr="00703229">
              <w:rPr>
                <w:lang w:val="en-AU"/>
              </w:rPr>
              <w:instrText>adding an inflectional affix</w:instrText>
            </w:r>
            <w:r w:rsidR="004B491C">
              <w:instrText xml:space="preserve">" </w:instrText>
            </w:r>
            <w:r w:rsidR="00B22A87">
              <w:fldChar w:fldCharType="end"/>
            </w:r>
          </w:p>
          <w:p w:rsidR="005C40AB" w:rsidRPr="005C40AB" w:rsidRDefault="005C40AB" w:rsidP="005C40AB">
            <w:pPr>
              <w:rPr>
                <w:i/>
              </w:rPr>
            </w:pPr>
            <w:r>
              <w:rPr>
                <w:i/>
              </w:rPr>
              <w:t>In the lexicon area, lexicon edit view</w:t>
            </w:r>
          </w:p>
          <w:p w:rsidR="00F44FD0" w:rsidRDefault="00F44FD0" w:rsidP="00BC4A1C">
            <w:pPr>
              <w:pStyle w:val="ListBullet"/>
            </w:pPr>
            <w:r>
              <w:t>Create a new entry</w:t>
            </w:r>
          </w:p>
          <w:p w:rsidR="00F44FD0" w:rsidRDefault="00F44FD0" w:rsidP="00BC4A1C">
            <w:pPr>
              <w:pStyle w:val="ListBullet"/>
            </w:pPr>
            <w:r>
              <w:t>Type a hyphen</w:t>
            </w:r>
            <w:r w:rsidR="0067549F">
              <w:t xml:space="preserve"> – then the affix</w:t>
            </w:r>
            <w:r>
              <w:br/>
              <w:t>[the morpheme type immediately changes to suffix]</w:t>
            </w:r>
          </w:p>
          <w:p w:rsidR="00F44FD0" w:rsidRDefault="00F44FD0" w:rsidP="00BC4A1C">
            <w:pPr>
              <w:pStyle w:val="ListBullet"/>
            </w:pPr>
            <w:r>
              <w:t>Fill</w:t>
            </w:r>
            <w:r w:rsidR="0067549F">
              <w:t>-</w:t>
            </w:r>
            <w:r>
              <w:t>out the affix type (i</w:t>
            </w:r>
            <w:r w:rsidR="0067549F">
              <w:t>.</w:t>
            </w:r>
            <w:r>
              <w:t>e</w:t>
            </w:r>
            <w:r w:rsidR="0067549F">
              <w:t>.</w:t>
            </w:r>
            <w:r>
              <w:t xml:space="preserve"> inflectional)</w:t>
            </w:r>
          </w:p>
          <w:p w:rsidR="00F44FD0" w:rsidRDefault="00F44FD0" w:rsidP="00BC4A1C">
            <w:pPr>
              <w:pStyle w:val="ListBullet"/>
            </w:pPr>
            <w:r>
              <w:t>Fill</w:t>
            </w:r>
            <w:r w:rsidR="0067549F">
              <w:t>-</w:t>
            </w:r>
            <w:r>
              <w:t>out the attaches category as appropriate</w:t>
            </w:r>
          </w:p>
          <w:p w:rsidR="00F44FD0" w:rsidRPr="006834D6" w:rsidRDefault="00F44FD0" w:rsidP="00BC4A1C">
            <w:pPr>
              <w:pStyle w:val="ListBullet"/>
            </w:pPr>
            <w:r>
              <w:t>Then use the glossing assistant to help with an appropriate gloss</w:t>
            </w:r>
            <w:r w:rsidR="0067549F">
              <w:t xml:space="preserve"> (see below)</w:t>
            </w:r>
          </w:p>
        </w:tc>
        <w:tc>
          <w:tcPr>
            <w:tcW w:w="5408" w:type="dxa"/>
            <w:tcBorders>
              <w:top w:val="nil"/>
              <w:left w:val="nil"/>
              <w:bottom w:val="nil"/>
              <w:right w:val="nil"/>
            </w:tcBorders>
          </w:tcPr>
          <w:p w:rsidR="00F44FD0" w:rsidRDefault="00FA425B" w:rsidP="00FC6713">
            <w:r>
              <w:object w:dxaOrig="4575" w:dyaOrig="2550">
                <v:shape id="_x0000_i1039" type="#_x0000_t75" style="width:228.75pt;height:128.25pt" o:ole="">
                  <v:imagedata r:id="rId35" o:title=""/>
                </v:shape>
                <o:OLEObject Type="Embed" ProgID="PBrush" ShapeID="_x0000_i1039" DrawAspect="Content" ObjectID="_1720131425" r:id="rId36"/>
              </w:object>
            </w:r>
          </w:p>
        </w:tc>
      </w:tr>
      <w:tr w:rsidR="00F44FD0" w:rsidTr="004A6A06">
        <w:tc>
          <w:tcPr>
            <w:tcW w:w="3936" w:type="dxa"/>
            <w:tcBorders>
              <w:top w:val="nil"/>
              <w:left w:val="nil"/>
              <w:bottom w:val="nil"/>
              <w:right w:val="nil"/>
            </w:tcBorders>
          </w:tcPr>
          <w:p w:rsidR="00F44FD0" w:rsidRDefault="0067549F" w:rsidP="00FC6713">
            <w:pPr>
              <w:pStyle w:val="Heading3"/>
            </w:pPr>
            <w:bookmarkStart w:id="48" w:name="_Toc224995110"/>
            <w:r>
              <w:t>Using the glossing assistant</w:t>
            </w:r>
            <w:bookmarkEnd w:id="48"/>
            <w:r w:rsidR="00B22A87">
              <w:fldChar w:fldCharType="begin"/>
            </w:r>
            <w:r w:rsidR="004B491C">
              <w:instrText xml:space="preserve"> XE "</w:instrText>
            </w:r>
            <w:r w:rsidR="000B0FF8">
              <w:rPr>
                <w:lang w:val="en-AU"/>
              </w:rPr>
              <w:instrText>l</w:instrText>
            </w:r>
            <w:r w:rsidR="004B491C" w:rsidRPr="008A760E">
              <w:rPr>
                <w:lang w:val="en-AU"/>
              </w:rPr>
              <w:instrText>exicon</w:instrText>
            </w:r>
            <w:r w:rsidR="004B491C" w:rsidRPr="008A760E">
              <w:instrText>:</w:instrText>
            </w:r>
            <w:r w:rsidR="004B491C" w:rsidRPr="008A760E">
              <w:rPr>
                <w:lang w:val="en-AU"/>
              </w:rPr>
              <w:instrText>using the glossing assistant</w:instrText>
            </w:r>
            <w:r w:rsidR="004B491C">
              <w:instrText xml:space="preserve">" </w:instrText>
            </w:r>
            <w:r w:rsidR="00B22A87">
              <w:fldChar w:fldCharType="end"/>
            </w:r>
          </w:p>
          <w:p w:rsidR="0067549F" w:rsidRDefault="0067549F" w:rsidP="0067549F">
            <w:pPr>
              <w:pStyle w:val="ListBullet"/>
            </w:pPr>
            <w:r>
              <w:t xml:space="preserve">Click the </w:t>
            </w:r>
            <w:r w:rsidRPr="0067549F">
              <w:rPr>
                <w:b/>
              </w:rPr>
              <w:t>Assistant</w:t>
            </w:r>
            <w:r>
              <w:t xml:space="preserve"> button</w:t>
            </w:r>
          </w:p>
          <w:p w:rsidR="0067549F" w:rsidRDefault="0067549F" w:rsidP="0067549F">
            <w:pPr>
              <w:pStyle w:val="ListBullet"/>
            </w:pPr>
            <w:r>
              <w:t xml:space="preserve">Click the </w:t>
            </w:r>
            <w:r w:rsidRPr="0067549F">
              <w:rPr>
                <w:b/>
              </w:rPr>
              <w:t>+</w:t>
            </w:r>
            <w:r>
              <w:t xml:space="preserve"> beside the appropriate section (e.g. </w:t>
            </w:r>
            <w:r w:rsidRPr="0067549F">
              <w:rPr>
                <w:i/>
              </w:rPr>
              <w:t>noun-related</w:t>
            </w:r>
            <w:r>
              <w:t>)</w:t>
            </w:r>
          </w:p>
          <w:p w:rsidR="0067549F" w:rsidRDefault="0067549F" w:rsidP="0067549F">
            <w:pPr>
              <w:pStyle w:val="ListBullet"/>
            </w:pPr>
            <w:r>
              <w:t xml:space="preserve">Click the </w:t>
            </w:r>
            <w:r w:rsidRPr="0067549F">
              <w:rPr>
                <w:b/>
              </w:rPr>
              <w:t>+</w:t>
            </w:r>
            <w:r>
              <w:t xml:space="preserve"> beside the appropriate sub-section (e.g. </w:t>
            </w:r>
            <w:r w:rsidRPr="0067549F">
              <w:rPr>
                <w:i/>
              </w:rPr>
              <w:t>noun agreement</w:t>
            </w:r>
            <w:r>
              <w:t>)</w:t>
            </w:r>
          </w:p>
          <w:p w:rsidR="0067549F" w:rsidRDefault="0067549F" w:rsidP="0067549F">
            <w:pPr>
              <w:pStyle w:val="ListBullet"/>
            </w:pPr>
            <w:r>
              <w:t xml:space="preserve">Click the </w:t>
            </w:r>
            <w:r w:rsidRPr="0067549F">
              <w:rPr>
                <w:b/>
              </w:rPr>
              <w:t>+</w:t>
            </w:r>
            <w:r>
              <w:t xml:space="preserve"> beside the appropriate sub-sub-section (e.g. </w:t>
            </w:r>
            <w:r w:rsidRPr="0067549F">
              <w:rPr>
                <w:i/>
              </w:rPr>
              <w:t>number</w:t>
            </w:r>
            <w:r>
              <w:t>)</w:t>
            </w:r>
          </w:p>
          <w:p w:rsidR="0067549F" w:rsidRDefault="0067549F" w:rsidP="0067549F">
            <w:pPr>
              <w:pStyle w:val="ListBullet"/>
            </w:pPr>
            <w:r>
              <w:t xml:space="preserve">Click the </w:t>
            </w:r>
            <w:r w:rsidRPr="0067549F">
              <w:rPr>
                <w:b/>
              </w:rPr>
              <w:t>radio</w:t>
            </w:r>
            <w:r>
              <w:t xml:space="preserve"> </w:t>
            </w:r>
            <w:r w:rsidRPr="0067549F">
              <w:rPr>
                <w:b/>
              </w:rPr>
              <w:t>button</w:t>
            </w:r>
            <w:r>
              <w:t xml:space="preserve"> beside the appropriate item</w:t>
            </w:r>
          </w:p>
          <w:p w:rsidR="0067549F" w:rsidRDefault="0067549F" w:rsidP="0067549F">
            <w:pPr>
              <w:pStyle w:val="ListBullet"/>
            </w:pPr>
            <w:r>
              <w:t xml:space="preserve">Click the </w:t>
            </w:r>
            <w:r w:rsidRPr="0067549F">
              <w:rPr>
                <w:b/>
              </w:rPr>
              <w:t>Insert</w:t>
            </w:r>
            <w:r>
              <w:t xml:space="preserve"> button to add it to the selected gloss</w:t>
            </w:r>
          </w:p>
          <w:p w:rsidR="0067549F" w:rsidRDefault="0067549F" w:rsidP="0067549F">
            <w:pPr>
              <w:pStyle w:val="ListBullet"/>
            </w:pPr>
            <w:r>
              <w:t>Repeat as necessary</w:t>
            </w:r>
          </w:p>
          <w:p w:rsidR="0067549F" w:rsidRPr="0067549F" w:rsidRDefault="0067549F" w:rsidP="0067549F">
            <w:pPr>
              <w:pStyle w:val="ListBullet"/>
            </w:pPr>
            <w:r>
              <w:t xml:space="preserve">Click </w:t>
            </w:r>
            <w:r w:rsidRPr="0067549F">
              <w:rPr>
                <w:b/>
              </w:rPr>
              <w:t>Accept Gloss</w:t>
            </w:r>
          </w:p>
          <w:p w:rsidR="0067549F" w:rsidRPr="0067549F" w:rsidRDefault="0067549F" w:rsidP="005C40AB">
            <w:pPr>
              <w:pStyle w:val="ListBullet"/>
              <w:numPr>
                <w:ilvl w:val="0"/>
                <w:numId w:val="0"/>
              </w:numPr>
              <w:ind w:left="360"/>
            </w:pPr>
            <w:r>
              <w:t>[the gloss is entered]</w:t>
            </w:r>
          </w:p>
        </w:tc>
        <w:tc>
          <w:tcPr>
            <w:tcW w:w="5408" w:type="dxa"/>
            <w:tcBorders>
              <w:top w:val="nil"/>
              <w:left w:val="nil"/>
              <w:bottom w:val="nil"/>
              <w:right w:val="nil"/>
            </w:tcBorders>
          </w:tcPr>
          <w:p w:rsidR="00F44FD0" w:rsidRDefault="00FD46D6" w:rsidP="00FC6713">
            <w:r>
              <w:object w:dxaOrig="10080" w:dyaOrig="5625">
                <v:shape id="_x0000_i1040" type="#_x0000_t75" style="width:260.05pt;height:147.1pt" o:ole="">
                  <v:imagedata r:id="rId37" o:title=""/>
                </v:shape>
                <o:OLEObject Type="Embed" ProgID="PBrush" ShapeID="_x0000_i1040" DrawAspect="Content" ObjectID="_1720131426" r:id="rId38"/>
              </w:object>
            </w:r>
          </w:p>
        </w:tc>
      </w:tr>
      <w:tr w:rsidR="0067549F" w:rsidTr="004A6A06">
        <w:tc>
          <w:tcPr>
            <w:tcW w:w="3936" w:type="dxa"/>
            <w:tcBorders>
              <w:top w:val="nil"/>
              <w:left w:val="nil"/>
              <w:bottom w:val="nil"/>
              <w:right w:val="nil"/>
            </w:tcBorders>
          </w:tcPr>
          <w:p w:rsidR="00EA1DB1" w:rsidRDefault="00EA1DB1" w:rsidP="00EA1DB1">
            <w:pPr>
              <w:pStyle w:val="ListBullet"/>
            </w:pPr>
            <w:r>
              <w:t xml:space="preserve">Click </w:t>
            </w:r>
            <w:r w:rsidRPr="0067549F">
              <w:rPr>
                <w:b/>
              </w:rPr>
              <w:t>Create</w:t>
            </w:r>
            <w:r>
              <w:br/>
              <w:t>[the entry is created and displayed.]</w:t>
            </w:r>
          </w:p>
          <w:p w:rsidR="0067549F" w:rsidRDefault="0067549F" w:rsidP="00EA1DB1">
            <w:pPr>
              <w:pStyle w:val="ListBullet"/>
              <w:numPr>
                <w:ilvl w:val="0"/>
                <w:numId w:val="0"/>
              </w:numPr>
              <w:ind w:left="360"/>
            </w:pPr>
          </w:p>
        </w:tc>
        <w:tc>
          <w:tcPr>
            <w:tcW w:w="5408" w:type="dxa"/>
            <w:tcBorders>
              <w:top w:val="nil"/>
              <w:left w:val="nil"/>
              <w:bottom w:val="nil"/>
              <w:right w:val="nil"/>
            </w:tcBorders>
          </w:tcPr>
          <w:p w:rsidR="0067549F" w:rsidRDefault="00EA1DB1" w:rsidP="00FC6713">
            <w:r>
              <w:object w:dxaOrig="3675" w:dyaOrig="1125">
                <v:shape id="_x0000_i1041" type="#_x0000_t75" style="width:184.5pt;height:56.25pt" o:ole="">
                  <v:imagedata r:id="rId39" o:title=""/>
                </v:shape>
                <o:OLEObject Type="Embed" ProgID="PBrush" ShapeID="_x0000_i1041" DrawAspect="Content" ObjectID="_1720131427" r:id="rId40"/>
              </w:object>
            </w:r>
          </w:p>
        </w:tc>
      </w:tr>
    </w:tbl>
    <w:p w:rsidR="005C40AB" w:rsidRDefault="005C40AB">
      <w:pPr>
        <w:rPr>
          <w:b/>
        </w:rPr>
      </w:pPr>
    </w:p>
    <w:p w:rsidR="00FD46D6" w:rsidRDefault="005C40AB">
      <w:r w:rsidRPr="00EA1DB1">
        <w:rPr>
          <w:b/>
        </w:rPr>
        <w:t>Note</w:t>
      </w:r>
      <w:r>
        <w:t xml:space="preserve"> The advantage of using the glossing assistant is that the glosses are consistent and the inflection features are added.</w:t>
      </w:r>
    </w:p>
    <w:tbl>
      <w:tblPr>
        <w:tblStyle w:val="TableGrid"/>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36"/>
        <w:gridCol w:w="5408"/>
      </w:tblGrid>
      <w:tr w:rsidR="00EA1DB1" w:rsidTr="004A6A06">
        <w:tc>
          <w:tcPr>
            <w:tcW w:w="3936" w:type="dxa"/>
          </w:tcPr>
          <w:p w:rsidR="00EA1DB1" w:rsidRDefault="00EA1DB1" w:rsidP="00EA1DB1">
            <w:pPr>
              <w:pStyle w:val="Heading3"/>
            </w:pPr>
            <w:bookmarkStart w:id="49" w:name="_Toc224995111"/>
            <w:r>
              <w:lastRenderedPageBreak/>
              <w:t>Add an allomorph</w:t>
            </w:r>
            <w:bookmarkEnd w:id="49"/>
            <w:r w:rsidR="00B22A87">
              <w:fldChar w:fldCharType="begin"/>
            </w:r>
            <w:r w:rsidR="004B491C">
              <w:instrText xml:space="preserve"> XE "</w:instrText>
            </w:r>
            <w:r w:rsidR="004B491C" w:rsidRPr="009D4312">
              <w:instrText>allomorph</w:instrText>
            </w:r>
            <w:r w:rsidR="004B491C">
              <w:instrText xml:space="preserve">" </w:instrText>
            </w:r>
            <w:r w:rsidR="00B22A87">
              <w:fldChar w:fldCharType="end"/>
            </w:r>
          </w:p>
          <w:p w:rsidR="005C40AB" w:rsidRPr="005C40AB" w:rsidRDefault="005C40AB" w:rsidP="005C40AB">
            <w:pPr>
              <w:rPr>
                <w:i/>
              </w:rPr>
            </w:pPr>
            <w:r>
              <w:rPr>
                <w:i/>
              </w:rPr>
              <w:t>In the lexicon area, lexicon edit view</w:t>
            </w:r>
          </w:p>
          <w:p w:rsidR="00EA1DB1" w:rsidRDefault="00EA1DB1" w:rsidP="00EA1DB1">
            <w:pPr>
              <w:pStyle w:val="ListBullet"/>
            </w:pPr>
            <w:r>
              <w:t xml:space="preserve">Click in the </w:t>
            </w:r>
            <w:r w:rsidRPr="00EA1DB1">
              <w:rPr>
                <w:b/>
              </w:rPr>
              <w:t>Alternate Forms</w:t>
            </w:r>
            <w:r>
              <w:t xml:space="preserve"> section</w:t>
            </w:r>
          </w:p>
          <w:p w:rsidR="00B362B6" w:rsidRPr="00EA1DB1" w:rsidRDefault="00B362B6" w:rsidP="00EA1DB1">
            <w:pPr>
              <w:pStyle w:val="ListBullet"/>
            </w:pPr>
            <w:r>
              <w:t xml:space="preserve">Click on the </w:t>
            </w:r>
            <w:r>
              <w:rPr>
                <w:b/>
              </w:rPr>
              <w:t xml:space="preserve">Insert Allomorph </w:t>
            </w:r>
            <w:r>
              <w:t>link</w:t>
            </w:r>
          </w:p>
        </w:tc>
        <w:tc>
          <w:tcPr>
            <w:tcW w:w="5408" w:type="dxa"/>
          </w:tcPr>
          <w:p w:rsidR="00EA1DB1" w:rsidRDefault="00EA1DB1" w:rsidP="00FC6713"/>
          <w:p w:rsidR="005C40AB" w:rsidRDefault="005C40AB" w:rsidP="00FC6713"/>
          <w:p w:rsidR="00EA1DB1" w:rsidRDefault="00FD46D6" w:rsidP="00FC6713">
            <w:r>
              <w:object w:dxaOrig="5880" w:dyaOrig="540">
                <v:shape id="_x0000_i1042" type="#_x0000_t75" style="width:253.45pt;height:21.75pt" o:ole="">
                  <v:imagedata r:id="rId41" o:title=""/>
                </v:shape>
                <o:OLEObject Type="Embed" ProgID="PBrush" ShapeID="_x0000_i1042" DrawAspect="Content" ObjectID="_1720131428" r:id="rId42"/>
              </w:object>
            </w:r>
          </w:p>
        </w:tc>
      </w:tr>
      <w:tr w:rsidR="00EA1DB1" w:rsidTr="004A6A06">
        <w:tc>
          <w:tcPr>
            <w:tcW w:w="3936" w:type="dxa"/>
          </w:tcPr>
          <w:p w:rsidR="00EA1DB1" w:rsidRDefault="00B362B6" w:rsidP="00B362B6">
            <w:pPr>
              <w:pStyle w:val="ListBullet"/>
            </w:pPr>
            <w:r>
              <w:t>Type in the form</w:t>
            </w:r>
          </w:p>
          <w:p w:rsidR="00B362B6" w:rsidRDefault="00B362B6" w:rsidP="00B362B6">
            <w:pPr>
              <w:pStyle w:val="ListBullet"/>
            </w:pPr>
            <w:r>
              <w:t>Fill</w:t>
            </w:r>
            <w:r w:rsidR="005C40AB">
              <w:t>-</w:t>
            </w:r>
            <w:r>
              <w:t xml:space="preserve">out an environment to restrict the allomorph </w:t>
            </w:r>
            <w:r>
              <w:br/>
              <w:t>(e.g. /x_#)</w:t>
            </w:r>
          </w:p>
          <w:p w:rsidR="00B362B6" w:rsidRDefault="00B362B6" w:rsidP="00B362B6">
            <w:pPr>
              <w:pStyle w:val="ListBullet"/>
              <w:numPr>
                <w:ilvl w:val="0"/>
                <w:numId w:val="0"/>
              </w:numPr>
              <w:ind w:left="360"/>
            </w:pPr>
          </w:p>
          <w:p w:rsidR="00B362B6" w:rsidRDefault="00B362B6" w:rsidP="00B362B6">
            <w:pPr>
              <w:pStyle w:val="ListBullet"/>
              <w:numPr>
                <w:ilvl w:val="0"/>
                <w:numId w:val="0"/>
              </w:numPr>
              <w:ind w:left="360"/>
            </w:pPr>
            <w:r w:rsidRPr="005C40AB">
              <w:rPr>
                <w:b/>
              </w:rPr>
              <w:t>Note</w:t>
            </w:r>
            <w:r>
              <w:t>: You can either type in directly or use the context menu</w:t>
            </w:r>
          </w:p>
          <w:p w:rsidR="00B362B6" w:rsidRDefault="00B362B6" w:rsidP="00B362B6">
            <w:pPr>
              <w:pStyle w:val="ListBullet"/>
              <w:numPr>
                <w:ilvl w:val="0"/>
                <w:numId w:val="0"/>
              </w:numPr>
            </w:pPr>
          </w:p>
        </w:tc>
        <w:tc>
          <w:tcPr>
            <w:tcW w:w="5408" w:type="dxa"/>
          </w:tcPr>
          <w:p w:rsidR="00EA1DB1" w:rsidRDefault="00B362B6" w:rsidP="00FC6713">
            <w:r>
              <w:object w:dxaOrig="4710" w:dyaOrig="2685">
                <v:shape id="_x0000_i1043" type="#_x0000_t75" style="width:234.8pt;height:135.05pt" o:ole="">
                  <v:imagedata r:id="rId43" o:title=""/>
                </v:shape>
                <o:OLEObject Type="Embed" ProgID="PBrush" ShapeID="_x0000_i1043" DrawAspect="Content" ObjectID="_1720131429" r:id="rId44"/>
              </w:object>
            </w:r>
          </w:p>
        </w:tc>
      </w:tr>
    </w:tbl>
    <w:p w:rsidR="00FD46D6" w:rsidRDefault="00FD46D6"/>
    <w:tbl>
      <w:tblPr>
        <w:tblStyle w:val="TableGrid"/>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36"/>
        <w:gridCol w:w="5408"/>
      </w:tblGrid>
      <w:tr w:rsidR="00B362B6" w:rsidTr="004A6A06">
        <w:tc>
          <w:tcPr>
            <w:tcW w:w="3936" w:type="dxa"/>
          </w:tcPr>
          <w:p w:rsidR="00B362B6" w:rsidRDefault="00B362B6" w:rsidP="00FC6713">
            <w:pPr>
              <w:pStyle w:val="Heading3"/>
            </w:pPr>
            <w:bookmarkStart w:id="50" w:name="_Toc224995112"/>
            <w:r>
              <w:t>Adding an derivational affix</w:t>
            </w:r>
            <w:bookmarkEnd w:id="50"/>
            <w:r w:rsidR="00B22A87">
              <w:fldChar w:fldCharType="begin"/>
            </w:r>
            <w:r w:rsidR="004B491C">
              <w:instrText xml:space="preserve"> XE "</w:instrText>
            </w:r>
            <w:r w:rsidR="004B491C" w:rsidRPr="009D4312">
              <w:instrText>derivational affix</w:instrText>
            </w:r>
            <w:r w:rsidR="004B491C">
              <w:instrText xml:space="preserve">" </w:instrText>
            </w:r>
            <w:r w:rsidR="00B22A87">
              <w:fldChar w:fldCharType="end"/>
            </w:r>
          </w:p>
          <w:p w:rsidR="005C40AB" w:rsidRPr="00591BD0" w:rsidRDefault="005C40AB" w:rsidP="005C40AB">
            <w:pPr>
              <w:rPr>
                <w:i/>
              </w:rPr>
            </w:pPr>
            <w:r>
              <w:rPr>
                <w:i/>
              </w:rPr>
              <w:t>In the lexicon area, lexicon edit view</w:t>
            </w:r>
          </w:p>
          <w:p w:rsidR="00B362B6" w:rsidRDefault="00B362B6" w:rsidP="00FC6713">
            <w:pPr>
              <w:pStyle w:val="ListBullet"/>
            </w:pPr>
            <w:r>
              <w:t>Create a new entry</w:t>
            </w:r>
          </w:p>
          <w:p w:rsidR="00B362B6" w:rsidRDefault="00B362B6" w:rsidP="00FC6713">
            <w:pPr>
              <w:pStyle w:val="ListBullet"/>
            </w:pPr>
            <w:r>
              <w:t>Type a hyphen – then the affix</w:t>
            </w:r>
            <w:r>
              <w:br/>
              <w:t>[the morpheme type immediately changes to suffix]</w:t>
            </w:r>
          </w:p>
          <w:p w:rsidR="00B362B6" w:rsidRDefault="00B362B6" w:rsidP="00FC6713">
            <w:pPr>
              <w:pStyle w:val="ListBullet"/>
            </w:pPr>
            <w:r>
              <w:t>Fill-out the affix type (i.e. derivational)</w:t>
            </w:r>
          </w:p>
          <w:p w:rsidR="00B362B6" w:rsidRDefault="00B362B6" w:rsidP="00FC6713">
            <w:pPr>
              <w:pStyle w:val="ListBullet"/>
            </w:pPr>
            <w:r>
              <w:t>Fill-out the attaches category as appropriate</w:t>
            </w:r>
          </w:p>
          <w:p w:rsidR="00B362B6" w:rsidRDefault="00B362B6" w:rsidP="00FC6713">
            <w:pPr>
              <w:pStyle w:val="ListBullet"/>
            </w:pPr>
            <w:r>
              <w:t>Fill-out the changes to category</w:t>
            </w:r>
          </w:p>
          <w:p w:rsidR="00B362B6" w:rsidRPr="006834D6" w:rsidRDefault="00B362B6" w:rsidP="00FC6713">
            <w:pPr>
              <w:pStyle w:val="ListBullet"/>
            </w:pPr>
            <w:r>
              <w:t xml:space="preserve">Click </w:t>
            </w:r>
            <w:r w:rsidRPr="00B362B6">
              <w:rPr>
                <w:b/>
              </w:rPr>
              <w:t>Create</w:t>
            </w:r>
          </w:p>
        </w:tc>
        <w:tc>
          <w:tcPr>
            <w:tcW w:w="5408" w:type="dxa"/>
          </w:tcPr>
          <w:p w:rsidR="00B362B6" w:rsidRDefault="00DC0844" w:rsidP="00FC6713">
            <w:r>
              <w:object w:dxaOrig="4515" w:dyaOrig="3045">
                <v:shape id="_x0000_i1044" type="#_x0000_t75" style="width:225.05pt;height:153.75pt" o:ole="">
                  <v:imagedata r:id="rId45" o:title=""/>
                </v:shape>
                <o:OLEObject Type="Embed" ProgID="PBrush" ShapeID="_x0000_i1044" DrawAspect="Content" ObjectID="_1720131430" r:id="rId46"/>
              </w:object>
            </w:r>
          </w:p>
        </w:tc>
      </w:tr>
    </w:tbl>
    <w:p w:rsidR="00F44FD0" w:rsidRDefault="00F44FD0" w:rsidP="00F44FD0"/>
    <w:p w:rsidR="00FD46D6" w:rsidRDefault="00FD46D6">
      <w:r>
        <w:br w:type="page"/>
      </w:r>
    </w:p>
    <w:p w:rsidR="00686754" w:rsidRDefault="00686754" w:rsidP="00686754">
      <w:pPr>
        <w:pStyle w:val="Heading2"/>
      </w:pPr>
      <w:bookmarkStart w:id="51" w:name="_Toc224995113"/>
      <w:bookmarkStart w:id="52" w:name="_Toc225601291"/>
      <w:r>
        <w:lastRenderedPageBreak/>
        <w:t>Adding a Derivative and displaying it as a Subentry</w:t>
      </w:r>
      <w:bookmarkEnd w:id="51"/>
      <w:bookmarkEnd w:id="52"/>
      <w:r w:rsidR="00B22A87">
        <w:fldChar w:fldCharType="begin"/>
      </w:r>
      <w:r w:rsidR="004B491C">
        <w:instrText xml:space="preserve"> XE "</w:instrText>
      </w:r>
      <w:r w:rsidR="000B0FF8">
        <w:instrText>s</w:instrText>
      </w:r>
      <w:r w:rsidR="004B491C" w:rsidRPr="009D4312">
        <w:instrText>ubentry</w:instrText>
      </w:r>
      <w:r w:rsidR="004B491C">
        <w:instrText xml:space="preserve">" </w:instrText>
      </w:r>
      <w:r w:rsidR="00B22A87">
        <w:fldChar w:fldCharType="end"/>
      </w:r>
    </w:p>
    <w:p w:rsidR="00686754" w:rsidRDefault="00686754" w:rsidP="00686754">
      <w:pPr>
        <w:pStyle w:val="Heading4"/>
      </w:pPr>
      <w:r>
        <w:t>11 complex forms.swf</w:t>
      </w:r>
    </w:p>
    <w:p w:rsidR="00686754" w:rsidRDefault="00686754" w:rsidP="00686754"/>
    <w:p w:rsidR="005D3400" w:rsidRDefault="00012D75" w:rsidP="00686754">
      <w:r>
        <w:t>A derivational</w:t>
      </w:r>
      <w:r w:rsidR="005D3400">
        <w:t xml:space="preserve"> affix like </w:t>
      </w:r>
      <w:r w:rsidR="001F3A8F">
        <w:t>‘</w:t>
      </w:r>
      <w:r w:rsidR="005D3400">
        <w:t>–less</w:t>
      </w:r>
      <w:r w:rsidR="001F3A8F">
        <w:t>’</w:t>
      </w:r>
      <w:r w:rsidR="005D3400">
        <w:t xml:space="preserve"> can be quite productive and words only need to be added </w:t>
      </w:r>
      <w:r>
        <w:t xml:space="preserve">to the dictionary </w:t>
      </w:r>
      <w:r w:rsidR="005D3400">
        <w:t>when the resulting gloss is not predictable</w:t>
      </w:r>
      <w:r w:rsidR="001F3A8F">
        <w:t xml:space="preserve"> from the separate parts</w:t>
      </w:r>
      <w:r w:rsidR="005D3400">
        <w:t xml:space="preserve">. For example </w:t>
      </w:r>
      <w:r w:rsidR="001F3A8F">
        <w:t>‘</w:t>
      </w:r>
      <w:r w:rsidR="005D3400">
        <w:t>priceless</w:t>
      </w:r>
      <w:r w:rsidR="001F3A8F">
        <w:t>’</w:t>
      </w:r>
      <w:r w:rsidR="005D3400">
        <w:t>.</w:t>
      </w:r>
    </w:p>
    <w:p w:rsidR="007C4D7B" w:rsidRDefault="007C4D7B" w:rsidP="007C4D7B">
      <w:pPr>
        <w:pStyle w:val="Heading3"/>
      </w:pPr>
      <w:bookmarkStart w:id="53" w:name="_Toc224995114"/>
      <w:r>
        <w:t>Adding a derivative entry</w:t>
      </w:r>
      <w:bookmarkEnd w:id="53"/>
      <w:r w:rsidR="00B22A87">
        <w:fldChar w:fldCharType="begin"/>
      </w:r>
      <w:r w:rsidR="004B491C">
        <w:instrText xml:space="preserve"> XE "</w:instrText>
      </w:r>
      <w:r w:rsidR="004B491C" w:rsidRPr="009D4312">
        <w:instrText>derivative entry</w:instrText>
      </w:r>
      <w:r w:rsidR="004B491C">
        <w:instrText xml:space="preserve">" </w:instrText>
      </w:r>
      <w:r w:rsidR="00B22A87">
        <w:fldChar w:fldCharType="end"/>
      </w:r>
    </w:p>
    <w:p w:rsidR="007C4D7B" w:rsidRPr="007C4D7B" w:rsidRDefault="007C4D7B" w:rsidP="007C4D7B">
      <w:pPr>
        <w:rPr>
          <w:i/>
        </w:rPr>
      </w:pPr>
      <w:r>
        <w:rPr>
          <w:i/>
        </w:rPr>
        <w:t>In the lexicon area, lexicon edit view</w:t>
      </w:r>
    </w:p>
    <w:p w:rsidR="005D3400" w:rsidRDefault="005D3400" w:rsidP="005D3400">
      <w:pPr>
        <w:pStyle w:val="ListBullet"/>
      </w:pPr>
      <w:r>
        <w:t xml:space="preserve">Create a lexical entry in the </w:t>
      </w:r>
      <w:r w:rsidR="005C40AB">
        <w:t>usual</w:t>
      </w:r>
      <w:r>
        <w:t xml:space="preserve"> way.</w:t>
      </w:r>
      <w:r w:rsidR="001F3A8F">
        <w:t xml:space="preserve"> [</w:t>
      </w:r>
      <w:r w:rsidR="005C40AB">
        <w:t xml:space="preserve">e.g. </w:t>
      </w:r>
      <w:r w:rsidR="00012D75">
        <w:t xml:space="preserve">Enter </w:t>
      </w:r>
      <w:r w:rsidR="001F3A8F">
        <w:t>priceless, gloss, category]</w:t>
      </w:r>
    </w:p>
    <w:p w:rsidR="005C40AB" w:rsidRDefault="005C40AB" w:rsidP="005D3400">
      <w:pPr>
        <w:pStyle w:val="ListBullet"/>
      </w:pPr>
      <w:r>
        <w:t xml:space="preserve">Change the Entry type to </w:t>
      </w:r>
      <w:r>
        <w:rPr>
          <w:b/>
        </w:rPr>
        <w:t>derivation</w:t>
      </w:r>
      <w:r>
        <w:rPr>
          <w:b/>
        </w:rPr>
        <w:br/>
      </w:r>
      <w:r>
        <w:t>[a primary entry reference field is added]</w:t>
      </w:r>
    </w:p>
    <w:p w:rsidR="007C4D7B" w:rsidRDefault="007C4D7B" w:rsidP="005D3400">
      <w:pPr>
        <w:pStyle w:val="ListBullet"/>
      </w:pPr>
      <w:r>
        <w:t>Click on the … button in the primary reference field</w:t>
      </w:r>
    </w:p>
    <w:p w:rsidR="007C4D7B" w:rsidRDefault="007C4D7B" w:rsidP="005D3400">
      <w:pPr>
        <w:pStyle w:val="ListBullet"/>
      </w:pPr>
      <w:r>
        <w:t xml:space="preserve">Select the  entry for the primary reference. </w:t>
      </w:r>
    </w:p>
    <w:p w:rsidR="005D3400" w:rsidRDefault="007C4D7B" w:rsidP="005D3400">
      <w:pPr>
        <w:pStyle w:val="ListBullet"/>
      </w:pPr>
      <w:r>
        <w:t>Repeat as needed for other references.</w:t>
      </w:r>
      <w:r>
        <w:br/>
        <w:t xml:space="preserve"> [e.g. </w:t>
      </w:r>
      <w:r w:rsidR="005E4B5A">
        <w:t xml:space="preserve">For the example of ‘priceless’ select ‘price’ </w:t>
      </w:r>
      <w:r>
        <w:t>then</w:t>
      </w:r>
      <w:r w:rsidR="005E4B5A">
        <w:t xml:space="preserve"> ‘-less’</w:t>
      </w:r>
      <w:r>
        <w:t>)</w:t>
      </w:r>
    </w:p>
    <w:p w:rsidR="005E4B5A" w:rsidRDefault="005E4B5A" w:rsidP="001F3A8F">
      <w:pPr>
        <w:pStyle w:val="ListBullet"/>
        <w:numPr>
          <w:ilvl w:val="0"/>
          <w:numId w:val="0"/>
        </w:numPr>
        <w:ind w:left="360"/>
      </w:pPr>
      <w:r>
        <w:rPr>
          <w:noProof/>
        </w:rPr>
        <w:drawing>
          <wp:inline distT="0" distB="0" distL="0" distR="0">
            <wp:extent cx="2978793" cy="1699095"/>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cstate="print"/>
                    <a:srcRect/>
                    <a:stretch>
                      <a:fillRect/>
                    </a:stretch>
                  </pic:blipFill>
                  <pic:spPr bwMode="auto">
                    <a:xfrm>
                      <a:off x="0" y="0"/>
                      <a:ext cx="2985011" cy="1702642"/>
                    </a:xfrm>
                    <a:prstGeom prst="rect">
                      <a:avLst/>
                    </a:prstGeom>
                    <a:noFill/>
                    <a:ln w="9525">
                      <a:noFill/>
                      <a:miter lim="800000"/>
                      <a:headEnd/>
                      <a:tailEnd/>
                    </a:ln>
                  </pic:spPr>
                </pic:pic>
              </a:graphicData>
            </a:graphic>
          </wp:inline>
        </w:drawing>
      </w:r>
    </w:p>
    <w:p w:rsidR="005E4B5A" w:rsidRDefault="007C4D7B" w:rsidP="007C4D7B">
      <w:pPr>
        <w:pStyle w:val="ListBullet"/>
        <w:numPr>
          <w:ilvl w:val="0"/>
          <w:numId w:val="0"/>
        </w:numPr>
        <w:ind w:left="360"/>
      </w:pPr>
      <w:r>
        <w:t>[</w:t>
      </w:r>
      <w:r w:rsidR="005E4B5A">
        <w:t xml:space="preserve">The dictionary preview pane is updated to show </w:t>
      </w:r>
      <w:r w:rsidR="001F3A8F">
        <w:t>the linked entries of which priceless is composed of</w:t>
      </w:r>
      <w:r w:rsidR="005E4B5A">
        <w:t>.</w:t>
      </w:r>
      <w:r>
        <w:t>]</w:t>
      </w:r>
    </w:p>
    <w:p w:rsidR="007C4D7B" w:rsidRDefault="007C4D7B" w:rsidP="007C4D7B">
      <w:pPr>
        <w:pStyle w:val="ListBullet"/>
        <w:numPr>
          <w:ilvl w:val="0"/>
          <w:numId w:val="0"/>
        </w:numPr>
        <w:ind w:left="360"/>
      </w:pPr>
    </w:p>
    <w:p w:rsidR="007C4D7B" w:rsidRDefault="007C4D7B" w:rsidP="007C4D7B">
      <w:pPr>
        <w:pStyle w:val="Heading3"/>
      </w:pPr>
      <w:bookmarkStart w:id="54" w:name="_Toc224995115"/>
      <w:r>
        <w:t>Jumping to a linked entry</w:t>
      </w:r>
      <w:bookmarkEnd w:id="54"/>
      <w:r w:rsidR="00B22A87">
        <w:fldChar w:fldCharType="begin"/>
      </w:r>
      <w:r w:rsidR="004B491C">
        <w:instrText xml:space="preserve"> XE "</w:instrText>
      </w:r>
      <w:r w:rsidR="000B0FF8">
        <w:instrText>j</w:instrText>
      </w:r>
      <w:r w:rsidR="004B491C" w:rsidRPr="009D4312">
        <w:instrText>ump</w:instrText>
      </w:r>
      <w:r w:rsidR="00AC47C1">
        <w:instrText>:</w:instrText>
      </w:r>
      <w:r w:rsidR="004B491C" w:rsidRPr="009D4312">
        <w:instrText>linked entry</w:instrText>
      </w:r>
      <w:r w:rsidR="00AC47C1">
        <w:instrText xml:space="preserve"> (derivative)</w:instrText>
      </w:r>
      <w:r w:rsidR="004B491C">
        <w:instrText xml:space="preserve">" </w:instrText>
      </w:r>
      <w:r w:rsidR="00B22A87">
        <w:fldChar w:fldCharType="end"/>
      </w:r>
    </w:p>
    <w:p w:rsidR="007C4D7B" w:rsidRPr="007C4D7B" w:rsidRDefault="007C4D7B" w:rsidP="007C4D7B">
      <w:pPr>
        <w:rPr>
          <w:i/>
        </w:rPr>
      </w:pPr>
      <w:r>
        <w:rPr>
          <w:i/>
        </w:rPr>
        <w:t>In the lexicon area, lexicon edit view</w:t>
      </w:r>
    </w:p>
    <w:p w:rsidR="00310702" w:rsidRDefault="00310702" w:rsidP="005D3400">
      <w:pPr>
        <w:pStyle w:val="ListBullet"/>
      </w:pPr>
      <w:r>
        <w:t>Right-click</w:t>
      </w:r>
      <w:r w:rsidR="001F3A8F">
        <w:t xml:space="preserve"> on </w:t>
      </w:r>
      <w:r>
        <w:t>an item in the primary reference field</w:t>
      </w:r>
    </w:p>
    <w:p w:rsidR="00310702" w:rsidRDefault="00310702" w:rsidP="005D3400">
      <w:pPr>
        <w:pStyle w:val="ListBullet"/>
      </w:pPr>
      <w:r>
        <w:t>C</w:t>
      </w:r>
      <w:r w:rsidR="00012D75">
        <w:t>hoos</w:t>
      </w:r>
      <w:r>
        <w:t>e “</w:t>
      </w:r>
      <w:r w:rsidR="00012D75">
        <w:t>show entry in lexicon</w:t>
      </w:r>
      <w:r>
        <w:t>”</w:t>
      </w:r>
    </w:p>
    <w:p w:rsidR="00310702" w:rsidRDefault="00310702" w:rsidP="00310702">
      <w:r>
        <w:t xml:space="preserve">Note: </w:t>
      </w:r>
      <w:r w:rsidR="005E4B5A">
        <w:t xml:space="preserve">In the entry of </w:t>
      </w:r>
      <w:r w:rsidR="001F3A8F">
        <w:t>‘</w:t>
      </w:r>
      <w:r w:rsidR="005E4B5A">
        <w:t>price</w:t>
      </w:r>
      <w:r w:rsidR="001F3A8F">
        <w:t>’</w:t>
      </w:r>
      <w:r w:rsidR="005E4B5A">
        <w:t xml:space="preserve"> </w:t>
      </w:r>
      <w:r w:rsidR="001F3A8F">
        <w:t xml:space="preserve">there is a new field which </w:t>
      </w:r>
      <w:r w:rsidR="00012D75">
        <w:t>shows the link to ‘priceless’. Also i</w:t>
      </w:r>
      <w:r w:rsidR="001F3A8F">
        <w:t xml:space="preserve">n the </w:t>
      </w:r>
      <w:r w:rsidR="00012D75">
        <w:t xml:space="preserve">dictionary </w:t>
      </w:r>
      <w:r w:rsidR="001F3A8F">
        <w:t xml:space="preserve">preview pane there is </w:t>
      </w:r>
      <w:r w:rsidR="00012D75">
        <w:t>a reference</w:t>
      </w:r>
      <w:r w:rsidR="001F3A8F">
        <w:t xml:space="preserve"> to </w:t>
      </w:r>
      <w:r w:rsidR="00012D75">
        <w:t>priceless as a derivative of price</w:t>
      </w:r>
      <w:r w:rsidR="001F3A8F">
        <w:t>.</w:t>
      </w:r>
    </w:p>
    <w:tbl>
      <w:tblPr>
        <w:tblStyle w:val="TableGrid"/>
        <w:tblW w:w="8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19"/>
        <w:gridCol w:w="4253"/>
      </w:tblGrid>
      <w:tr w:rsidR="00310702" w:rsidTr="004A6A06">
        <w:tc>
          <w:tcPr>
            <w:tcW w:w="4219" w:type="dxa"/>
          </w:tcPr>
          <w:p w:rsidR="00310702" w:rsidRDefault="00310702" w:rsidP="00310702">
            <w:pPr>
              <w:pStyle w:val="Heading3"/>
            </w:pPr>
            <w:bookmarkStart w:id="55" w:name="_Toc224995116"/>
            <w:r>
              <w:t>Configure dictionary</w:t>
            </w:r>
            <w:bookmarkEnd w:id="55"/>
            <w:r w:rsidR="00B22A87">
              <w:fldChar w:fldCharType="begin"/>
            </w:r>
            <w:r w:rsidR="004B491C">
              <w:instrText xml:space="preserve"> XE "</w:instrText>
            </w:r>
            <w:r w:rsidR="000B0FF8">
              <w:instrText>c</w:instrText>
            </w:r>
            <w:r w:rsidR="004B491C" w:rsidRPr="009D4312">
              <w:instrText>onfigure dictionary</w:instrText>
            </w:r>
            <w:r w:rsidR="004B491C">
              <w:instrText xml:space="preserve">" </w:instrText>
            </w:r>
            <w:r w:rsidR="00B22A87">
              <w:fldChar w:fldCharType="end"/>
            </w:r>
          </w:p>
          <w:p w:rsidR="00310702" w:rsidRPr="00310702" w:rsidRDefault="00310702" w:rsidP="00310702">
            <w:pPr>
              <w:rPr>
                <w:i/>
              </w:rPr>
            </w:pPr>
            <w:r>
              <w:rPr>
                <w:i/>
              </w:rPr>
              <w:t>In the lexicon area, lexicon edit view</w:t>
            </w:r>
          </w:p>
          <w:p w:rsidR="00310702" w:rsidRDefault="00310702" w:rsidP="00310702">
            <w:pPr>
              <w:pStyle w:val="ListBullet"/>
              <w:rPr>
                <w:b/>
              </w:rPr>
            </w:pPr>
            <w:r>
              <w:t xml:space="preserve">On the </w:t>
            </w:r>
            <w:r w:rsidRPr="00310702">
              <w:rPr>
                <w:b/>
              </w:rPr>
              <w:t>Tools</w:t>
            </w:r>
            <w:r>
              <w:t xml:space="preserve"> menu choose </w:t>
            </w:r>
            <w:r w:rsidRPr="00310702">
              <w:rPr>
                <w:b/>
              </w:rPr>
              <w:t>Configure Dictionary</w:t>
            </w:r>
          </w:p>
          <w:p w:rsidR="00310702" w:rsidRPr="00310702" w:rsidRDefault="00310702" w:rsidP="00310702">
            <w:pPr>
              <w:pStyle w:val="ListBullet"/>
              <w:rPr>
                <w:b/>
              </w:rPr>
            </w:pPr>
            <w:r>
              <w:t xml:space="preserve">Select </w:t>
            </w:r>
            <w:r>
              <w:rPr>
                <w:b/>
              </w:rPr>
              <w:t>Root-based</w:t>
            </w:r>
          </w:p>
          <w:p w:rsidR="00310702" w:rsidRPr="00222735" w:rsidRDefault="00310702" w:rsidP="00310702">
            <w:pPr>
              <w:pStyle w:val="ListBullet"/>
              <w:rPr>
                <w:b/>
              </w:rPr>
            </w:pPr>
            <w:r w:rsidRPr="00310702">
              <w:t>Click</w:t>
            </w:r>
            <w:r>
              <w:rPr>
                <w:b/>
              </w:rPr>
              <w:t xml:space="preserve"> OK</w:t>
            </w:r>
          </w:p>
        </w:tc>
        <w:tc>
          <w:tcPr>
            <w:tcW w:w="4253" w:type="dxa"/>
          </w:tcPr>
          <w:p w:rsidR="00310702" w:rsidRDefault="00310702" w:rsidP="003D2BF1"/>
          <w:p w:rsidR="00222735" w:rsidRDefault="00222735" w:rsidP="003D2BF1"/>
          <w:p w:rsidR="00310702" w:rsidRDefault="00310702" w:rsidP="003D2BF1">
            <w:r>
              <w:rPr>
                <w:b/>
                <w:noProof/>
              </w:rPr>
              <w:drawing>
                <wp:inline distT="0" distB="0" distL="0" distR="0">
                  <wp:extent cx="2110691" cy="637468"/>
                  <wp:effectExtent l="19050" t="0" r="3859" b="0"/>
                  <wp:docPr id="19"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8" cstate="print"/>
                          <a:srcRect/>
                          <a:stretch>
                            <a:fillRect/>
                          </a:stretch>
                        </pic:blipFill>
                        <pic:spPr bwMode="auto">
                          <a:xfrm>
                            <a:off x="0" y="0"/>
                            <a:ext cx="2111446" cy="637696"/>
                          </a:xfrm>
                          <a:prstGeom prst="rect">
                            <a:avLst/>
                          </a:prstGeom>
                          <a:noFill/>
                          <a:ln w="9525">
                            <a:noFill/>
                            <a:miter lim="800000"/>
                            <a:headEnd/>
                            <a:tailEnd/>
                          </a:ln>
                        </pic:spPr>
                      </pic:pic>
                    </a:graphicData>
                  </a:graphic>
                </wp:inline>
              </w:drawing>
            </w:r>
          </w:p>
          <w:p w:rsidR="00222735" w:rsidRDefault="00222735" w:rsidP="003D2BF1">
            <w:r>
              <w:t>Stem-based = separate entries</w:t>
            </w:r>
          </w:p>
          <w:p w:rsidR="00222735" w:rsidRDefault="00222735" w:rsidP="003D2BF1">
            <w:r>
              <w:t>Root-based = sub-entries</w:t>
            </w:r>
          </w:p>
        </w:tc>
      </w:tr>
    </w:tbl>
    <w:p w:rsidR="001F3A8F" w:rsidRDefault="001F3A8F" w:rsidP="00012D75">
      <w:pPr>
        <w:pStyle w:val="ListBullet"/>
        <w:numPr>
          <w:ilvl w:val="0"/>
          <w:numId w:val="0"/>
        </w:numPr>
        <w:ind w:left="360"/>
      </w:pPr>
    </w:p>
    <w:p w:rsidR="00C541CA" w:rsidRPr="00C541CA" w:rsidRDefault="00C541CA" w:rsidP="00C541CA">
      <w:pPr>
        <w:pStyle w:val="Heading2"/>
        <w:rPr>
          <w:lang w:val="en-AU"/>
        </w:rPr>
      </w:pPr>
      <w:bookmarkStart w:id="56" w:name="_Toc224995117"/>
      <w:bookmarkStart w:id="57" w:name="_Toc225601292"/>
      <w:r w:rsidRPr="00C541CA">
        <w:rPr>
          <w:lang w:val="en-AU"/>
        </w:rPr>
        <w:lastRenderedPageBreak/>
        <w:t>Specifying Gender using Inflection Features</w:t>
      </w:r>
    </w:p>
    <w:p w:rsidR="00C541CA" w:rsidRPr="00C541CA" w:rsidRDefault="00C541CA" w:rsidP="00C541CA">
      <w:pPr>
        <w:pStyle w:val="Heading4"/>
        <w:rPr>
          <w:lang w:val="en-AU"/>
        </w:rPr>
      </w:pPr>
      <w:r w:rsidRPr="00C541CA">
        <w:rPr>
          <w:lang w:val="en-AU"/>
        </w:rPr>
        <w:t>_16_gender_infl_feature.mp4</w:t>
      </w:r>
    </w:p>
    <w:p w:rsidR="00C541CA" w:rsidRPr="00C541CA" w:rsidRDefault="00C541CA" w:rsidP="00C541CA">
      <w:pPr>
        <w:rPr>
          <w:lang w:val="en-AU"/>
        </w:rPr>
      </w:pPr>
      <w:r w:rsidRPr="00C541CA">
        <w:rPr>
          <w:lang w:val="en-AU"/>
        </w:rPr>
        <w:t>The Inflectional features field is where you can specify gender or noun class. You first add the features and once they are added you can then use the appropriate feature in the entry.</w:t>
      </w:r>
    </w:p>
    <w:p w:rsidR="00C541CA" w:rsidRPr="00C541CA" w:rsidRDefault="00C541CA" w:rsidP="00C541CA">
      <w:pPr>
        <w:pStyle w:val="Heading3"/>
        <w:rPr>
          <w:lang w:val="en-AU"/>
        </w:rPr>
      </w:pPr>
      <w:r w:rsidRPr="00C541CA">
        <w:rPr>
          <w:lang w:val="en-AU"/>
        </w:rPr>
        <w:t>Insert a feature to the project</w:t>
      </w:r>
    </w:p>
    <w:p w:rsidR="00C541CA" w:rsidRPr="00C541CA" w:rsidRDefault="00C541CA" w:rsidP="00C541CA">
      <w:pPr>
        <w:rPr>
          <w:lang w:val="en-AU"/>
        </w:rPr>
      </w:pPr>
      <w:r w:rsidRPr="00C541CA">
        <w:rPr>
          <w:lang w:val="en-AU"/>
        </w:rPr>
        <w:t xml:space="preserve">In any area, </w:t>
      </w:r>
    </w:p>
    <w:p w:rsidR="00C541CA" w:rsidRPr="00C541CA" w:rsidRDefault="00C541CA" w:rsidP="00C541CA">
      <w:pPr>
        <w:pStyle w:val="ListBullet"/>
        <w:rPr>
          <w:lang w:val="en-AU"/>
        </w:rPr>
      </w:pPr>
      <w:r w:rsidRPr="00C541CA">
        <w:rPr>
          <w:lang w:val="en-AU"/>
        </w:rPr>
        <w:t xml:space="preserve">From the </w:t>
      </w:r>
      <w:r w:rsidRPr="00C541CA">
        <w:rPr>
          <w:b/>
          <w:lang w:val="en-AU"/>
        </w:rPr>
        <w:t>View</w:t>
      </w:r>
      <w:r w:rsidRPr="00C541CA">
        <w:rPr>
          <w:lang w:val="en-AU"/>
        </w:rPr>
        <w:t xml:space="preserve"> menu, choose </w:t>
      </w:r>
      <w:r w:rsidRPr="00C541CA">
        <w:rPr>
          <w:b/>
          <w:lang w:val="en-AU"/>
        </w:rPr>
        <w:t>Grammar</w:t>
      </w:r>
      <w:r w:rsidRPr="00C541CA">
        <w:rPr>
          <w:lang w:val="en-AU"/>
        </w:rPr>
        <w:t xml:space="preserve">, then </w:t>
      </w:r>
      <w:r w:rsidRPr="00C541CA">
        <w:rPr>
          <w:b/>
          <w:lang w:val="en-AU"/>
        </w:rPr>
        <w:t>Inflection Features</w:t>
      </w:r>
      <w:r w:rsidRPr="00C541CA">
        <w:rPr>
          <w:lang w:val="en-AU"/>
        </w:rPr>
        <w:t>.</w:t>
      </w:r>
    </w:p>
    <w:p w:rsidR="00C541CA" w:rsidRPr="00C541CA" w:rsidRDefault="00C541CA" w:rsidP="00C541CA">
      <w:pPr>
        <w:pStyle w:val="ListBullet"/>
        <w:rPr>
          <w:lang w:val="en-AU"/>
        </w:rPr>
      </w:pPr>
      <w:r w:rsidRPr="00C541CA">
        <w:rPr>
          <w:lang w:val="en-AU"/>
        </w:rPr>
        <w:t xml:space="preserve">From the </w:t>
      </w:r>
      <w:r w:rsidRPr="00C541CA">
        <w:rPr>
          <w:b/>
          <w:lang w:val="en-AU"/>
        </w:rPr>
        <w:t>Insert</w:t>
      </w:r>
      <w:r w:rsidRPr="00C541CA">
        <w:rPr>
          <w:lang w:val="en-AU"/>
        </w:rPr>
        <w:t xml:space="preserve"> menu, choose </w:t>
      </w:r>
      <w:r w:rsidRPr="00C541CA">
        <w:rPr>
          <w:b/>
          <w:lang w:val="en-AU"/>
        </w:rPr>
        <w:t>Feature</w:t>
      </w:r>
    </w:p>
    <w:p w:rsidR="00C541CA" w:rsidRPr="00C541CA" w:rsidRDefault="00C541CA" w:rsidP="00C541CA">
      <w:pPr>
        <w:pStyle w:val="ListBullet"/>
        <w:numPr>
          <w:ilvl w:val="0"/>
          <w:numId w:val="0"/>
        </w:numPr>
        <w:ind w:left="360"/>
        <w:rPr>
          <w:lang w:val="en-AU"/>
        </w:rPr>
      </w:pPr>
      <w:r w:rsidRPr="00C541CA">
        <w:rPr>
          <w:lang w:val="en-AU"/>
        </w:rPr>
        <w:t>A special catalog is displayed.</w:t>
      </w:r>
    </w:p>
    <w:p w:rsidR="00C541CA" w:rsidRPr="00C541CA" w:rsidRDefault="00C541CA" w:rsidP="00C541CA">
      <w:pPr>
        <w:pStyle w:val="ListBullet"/>
        <w:rPr>
          <w:lang w:val="en-AU"/>
        </w:rPr>
      </w:pPr>
      <w:r w:rsidRPr="00C541CA">
        <w:rPr>
          <w:lang w:val="en-AU"/>
        </w:rPr>
        <w:t>Click on the + beside noun-related</w:t>
      </w:r>
    </w:p>
    <w:p w:rsidR="00C541CA" w:rsidRPr="00C541CA" w:rsidRDefault="00C541CA" w:rsidP="00C541CA">
      <w:pPr>
        <w:pStyle w:val="ListBullet"/>
        <w:rPr>
          <w:lang w:val="en-AU"/>
        </w:rPr>
      </w:pPr>
      <w:r w:rsidRPr="00C541CA">
        <w:rPr>
          <w:lang w:val="en-AU"/>
        </w:rPr>
        <w:t>Click on the + beside noun agreement</w:t>
      </w:r>
    </w:p>
    <w:p w:rsidR="00C541CA" w:rsidRPr="00C541CA" w:rsidRDefault="00C541CA" w:rsidP="00C541CA">
      <w:pPr>
        <w:pStyle w:val="ListBullet"/>
        <w:rPr>
          <w:lang w:val="en-AU"/>
        </w:rPr>
      </w:pPr>
      <w:r w:rsidRPr="00C541CA">
        <w:rPr>
          <w:lang w:val="en-AU"/>
        </w:rPr>
        <w:t>Click on the + beside gender (or noun class) as appropriate</w:t>
      </w:r>
    </w:p>
    <w:p w:rsidR="00C541CA" w:rsidRPr="00C541CA" w:rsidRDefault="00C541CA" w:rsidP="00C541CA">
      <w:pPr>
        <w:pStyle w:val="ListBullet"/>
        <w:rPr>
          <w:lang w:val="en-AU"/>
        </w:rPr>
      </w:pPr>
      <w:r w:rsidRPr="00C541CA">
        <w:rPr>
          <w:lang w:val="en-AU"/>
        </w:rPr>
        <w:t>Click in the desired check boxes.</w:t>
      </w:r>
    </w:p>
    <w:p w:rsidR="00C541CA" w:rsidRPr="00C541CA" w:rsidRDefault="00C541CA" w:rsidP="00C541CA">
      <w:pPr>
        <w:pStyle w:val="ListBullet"/>
        <w:rPr>
          <w:lang w:val="en-AU"/>
        </w:rPr>
      </w:pPr>
      <w:r w:rsidRPr="00C541CA">
        <w:rPr>
          <w:lang w:val="en-AU"/>
        </w:rPr>
        <w:t>Go back to the Lexicon.</w:t>
      </w:r>
    </w:p>
    <w:p w:rsidR="00C541CA" w:rsidRPr="00C541CA" w:rsidRDefault="00C541CA" w:rsidP="00C541CA">
      <w:pPr>
        <w:pStyle w:val="ListBullet"/>
        <w:numPr>
          <w:ilvl w:val="0"/>
          <w:numId w:val="0"/>
        </w:numPr>
        <w:ind w:left="360"/>
        <w:rPr>
          <w:lang w:val="en-AU"/>
        </w:rPr>
      </w:pPr>
    </w:p>
    <w:p w:rsidR="00C541CA" w:rsidRPr="00C541CA" w:rsidRDefault="00C541CA" w:rsidP="00C541CA">
      <w:pPr>
        <w:pStyle w:val="Heading3"/>
        <w:rPr>
          <w:lang w:val="en-AU"/>
        </w:rPr>
      </w:pPr>
      <w:r w:rsidRPr="00C541CA">
        <w:rPr>
          <w:lang w:val="en-AU"/>
        </w:rPr>
        <w:t>Add a feature to an entry</w:t>
      </w:r>
    </w:p>
    <w:p w:rsidR="00C541CA" w:rsidRPr="00C541CA" w:rsidRDefault="00C541CA" w:rsidP="00C541CA">
      <w:pPr>
        <w:pStyle w:val="Area-View"/>
        <w:rPr>
          <w:lang w:val="en-AU"/>
        </w:rPr>
      </w:pPr>
      <w:r w:rsidRPr="00C541CA">
        <w:rPr>
          <w:lang w:val="en-AU"/>
        </w:rPr>
        <w:t>In the lexicon area, lexical editor view</w:t>
      </w:r>
    </w:p>
    <w:p w:rsidR="00C541CA" w:rsidRPr="00C541CA" w:rsidRDefault="00C541CA" w:rsidP="00C541CA">
      <w:pPr>
        <w:pStyle w:val="ListBullet"/>
        <w:rPr>
          <w:lang w:val="en-AU"/>
        </w:rPr>
      </w:pPr>
      <w:r w:rsidRPr="00C541CA">
        <w:rPr>
          <w:lang w:val="en-AU"/>
        </w:rPr>
        <w:t>Display the entry</w:t>
      </w:r>
    </w:p>
    <w:p w:rsidR="00C541CA" w:rsidRPr="00C541CA" w:rsidRDefault="00C541CA" w:rsidP="00C541CA">
      <w:pPr>
        <w:pStyle w:val="ListBullet"/>
        <w:rPr>
          <w:lang w:val="en-AU"/>
        </w:rPr>
      </w:pPr>
      <w:r w:rsidRPr="00C541CA">
        <w:rPr>
          <w:lang w:val="en-AU"/>
        </w:rPr>
        <w:t>Click the dropdown arrow in the Inflection features field</w:t>
      </w:r>
    </w:p>
    <w:p w:rsidR="00C541CA" w:rsidRPr="00C541CA" w:rsidRDefault="00C541CA" w:rsidP="00C541CA">
      <w:pPr>
        <w:pStyle w:val="ListBullet"/>
        <w:rPr>
          <w:lang w:val="en-AU"/>
        </w:rPr>
      </w:pPr>
      <w:r w:rsidRPr="00C541CA">
        <w:rPr>
          <w:lang w:val="en-AU"/>
        </w:rPr>
        <w:t>Choose the desired feature</w:t>
      </w:r>
    </w:p>
    <w:p w:rsidR="00C541CA" w:rsidRPr="00C541CA" w:rsidRDefault="00C541CA" w:rsidP="00C541CA">
      <w:pPr>
        <w:pStyle w:val="ListBullet"/>
        <w:rPr>
          <w:lang w:val="en-AU"/>
        </w:rPr>
      </w:pPr>
      <w:r w:rsidRPr="00C541CA">
        <w:rPr>
          <w:lang w:val="en-AU"/>
        </w:rPr>
        <w:t>Refresh the screen (F5)</w:t>
      </w:r>
    </w:p>
    <w:p w:rsidR="00C541CA" w:rsidRPr="00C541CA" w:rsidRDefault="00C541CA" w:rsidP="00C541CA">
      <w:pPr>
        <w:pStyle w:val="ListBullet"/>
        <w:numPr>
          <w:ilvl w:val="0"/>
          <w:numId w:val="0"/>
        </w:numPr>
        <w:ind w:left="360"/>
        <w:rPr>
          <w:lang w:val="en-AU"/>
        </w:rPr>
      </w:pPr>
      <w:r w:rsidRPr="00C541CA">
        <w:rPr>
          <w:lang w:val="en-AU"/>
        </w:rPr>
        <w:t>The feature is displayed in the grammatical info field.</w:t>
      </w:r>
    </w:p>
    <w:p w:rsidR="00C541CA" w:rsidRPr="00500ED7" w:rsidRDefault="00C541CA" w:rsidP="00C541CA">
      <w:pPr>
        <w:pStyle w:val="ListBullet"/>
        <w:numPr>
          <w:ilvl w:val="0"/>
          <w:numId w:val="0"/>
        </w:numPr>
        <w:ind w:left="360"/>
      </w:pPr>
    </w:p>
    <w:p w:rsidR="00FF42F7" w:rsidRPr="00FF42F7" w:rsidRDefault="00FF42F7" w:rsidP="00FF42F7">
      <w:pPr>
        <w:pStyle w:val="Heading2"/>
        <w:rPr>
          <w:lang w:val="en-AU"/>
        </w:rPr>
      </w:pPr>
      <w:r w:rsidRPr="00FF42F7">
        <w:rPr>
          <w:lang w:val="en-AU"/>
        </w:rPr>
        <w:t>Specifying Complex forms</w:t>
      </w:r>
    </w:p>
    <w:p w:rsidR="00FF42F7" w:rsidRPr="00FF42F7" w:rsidRDefault="00FF42F7" w:rsidP="00FF42F7">
      <w:pPr>
        <w:rPr>
          <w:lang w:val="en-AU"/>
        </w:rPr>
      </w:pPr>
      <w:r w:rsidRPr="00FF42F7">
        <w:rPr>
          <w:lang w:val="en-AU"/>
        </w:rPr>
        <w:t>In FLEx 6.0 the way you specify complex forms and variants has changed.  The new fields provide more flexibility but may seem slightly more complicated. More improvements are needed in future.</w:t>
      </w:r>
    </w:p>
    <w:p w:rsidR="00FF42F7" w:rsidRPr="00FF42F7" w:rsidRDefault="00FF42F7" w:rsidP="00FF42F7">
      <w:pPr>
        <w:rPr>
          <w:lang w:val="en-AU"/>
        </w:rPr>
      </w:pPr>
    </w:p>
    <w:p w:rsidR="00FF42F7" w:rsidRPr="00FF42F7" w:rsidRDefault="00FF42F7" w:rsidP="00FF42F7">
      <w:pPr>
        <w:rPr>
          <w:lang w:val="en-AU"/>
        </w:rPr>
      </w:pPr>
      <w:r w:rsidRPr="00FF42F7">
        <w:rPr>
          <w:lang w:val="en-AU"/>
        </w:rPr>
        <w:t xml:space="preserve">If a lexeme contains more than one morpheme (such as priceless) you can specify what its components are.  </w:t>
      </w:r>
    </w:p>
    <w:p w:rsidR="00FF42F7" w:rsidRPr="00500ED7" w:rsidRDefault="00FF42F7" w:rsidP="00FF42F7"/>
    <w:p w:rsidR="00FF42F7" w:rsidRPr="00FF42F7" w:rsidRDefault="00FF42F7" w:rsidP="00FF42F7">
      <w:pPr>
        <w:pStyle w:val="Heading3"/>
        <w:rPr>
          <w:lang w:val="en-AU"/>
        </w:rPr>
      </w:pPr>
      <w:r w:rsidRPr="00FF42F7">
        <w:rPr>
          <w:lang w:val="en-AU"/>
        </w:rPr>
        <w:t>Specifying components of a complex form</w:t>
      </w:r>
    </w:p>
    <w:p w:rsidR="00FF42F7" w:rsidRPr="00FF42F7" w:rsidRDefault="00FF42F7" w:rsidP="00FF42F7">
      <w:pPr>
        <w:pStyle w:val="Area-View"/>
        <w:rPr>
          <w:lang w:val="en-AU"/>
        </w:rPr>
      </w:pPr>
      <w:r w:rsidRPr="00FF42F7">
        <w:rPr>
          <w:lang w:val="en-AU"/>
        </w:rPr>
        <w:t>In the lexicon area, lexicon edit view</w:t>
      </w:r>
    </w:p>
    <w:p w:rsidR="00FF42F7" w:rsidRPr="00FF42F7" w:rsidRDefault="00FF42F7" w:rsidP="00FF42F7">
      <w:pPr>
        <w:pStyle w:val="ListBullet"/>
        <w:rPr>
          <w:lang w:val="en-AU"/>
        </w:rPr>
      </w:pPr>
      <w:r w:rsidRPr="00FF42F7">
        <w:rPr>
          <w:lang w:val="en-AU"/>
        </w:rPr>
        <w:t>Display the entry to edit</w:t>
      </w:r>
    </w:p>
    <w:p w:rsidR="00FF42F7" w:rsidRPr="00FF42F7" w:rsidRDefault="00FF42F7" w:rsidP="00FF42F7">
      <w:pPr>
        <w:pStyle w:val="ListBullet"/>
        <w:rPr>
          <w:lang w:val="en-AU"/>
        </w:rPr>
      </w:pPr>
      <w:r w:rsidRPr="00FF42F7">
        <w:rPr>
          <w:lang w:val="en-AU"/>
        </w:rPr>
        <w:t>In the components fields, click the ellipsis button (at the far right)</w:t>
      </w:r>
    </w:p>
    <w:p w:rsidR="00FF42F7" w:rsidRPr="00FF42F7" w:rsidRDefault="00FF42F7" w:rsidP="00FF42F7">
      <w:pPr>
        <w:pStyle w:val="ListBullet"/>
        <w:rPr>
          <w:lang w:val="en-AU"/>
        </w:rPr>
      </w:pPr>
      <w:r>
        <w:rPr>
          <w:lang w:val="en-AU"/>
        </w:rPr>
        <w:t>Search for one of the compon</w:t>
      </w:r>
      <w:r w:rsidRPr="00FF42F7">
        <w:rPr>
          <w:lang w:val="en-AU"/>
        </w:rPr>
        <w:t>ents.</w:t>
      </w:r>
    </w:p>
    <w:p w:rsidR="00FF42F7" w:rsidRPr="00FF42F7" w:rsidRDefault="00FF42F7" w:rsidP="00FF42F7">
      <w:pPr>
        <w:pStyle w:val="ListBullet"/>
        <w:rPr>
          <w:lang w:val="en-AU"/>
        </w:rPr>
      </w:pPr>
      <w:r w:rsidRPr="00FF42F7">
        <w:rPr>
          <w:lang w:val="en-AU"/>
        </w:rPr>
        <w:t>If the entry is found you can use the OK button</w:t>
      </w:r>
    </w:p>
    <w:p w:rsidR="00FF42F7" w:rsidRPr="00FF42F7" w:rsidRDefault="00FF42F7" w:rsidP="00FF42F7">
      <w:pPr>
        <w:pStyle w:val="ListBullet"/>
        <w:rPr>
          <w:lang w:val="en-AU"/>
        </w:rPr>
      </w:pPr>
      <w:r w:rsidRPr="00FF42F7">
        <w:rPr>
          <w:lang w:val="en-AU"/>
        </w:rPr>
        <w:t>You can</w:t>
      </w:r>
      <w:r>
        <w:rPr>
          <w:lang w:val="en-AU"/>
        </w:rPr>
        <w:t xml:space="preserve"> a</w:t>
      </w:r>
      <w:r w:rsidRPr="00FF42F7">
        <w:rPr>
          <w:lang w:val="en-AU"/>
        </w:rPr>
        <w:t>dd another component by repeating the action.</w:t>
      </w:r>
    </w:p>
    <w:p w:rsidR="00FF42F7" w:rsidRPr="00FF42F7" w:rsidRDefault="00FF42F7" w:rsidP="00FF42F7">
      <w:pPr>
        <w:pStyle w:val="ListBullet"/>
        <w:rPr>
          <w:lang w:val="en-AU"/>
        </w:rPr>
      </w:pPr>
      <w:r w:rsidRPr="00FF42F7">
        <w:rPr>
          <w:lang w:val="en-AU"/>
        </w:rPr>
        <w:t>If the entry was not found you can add  it using the Create button</w:t>
      </w:r>
    </w:p>
    <w:p w:rsidR="00FF42F7" w:rsidRPr="00FF42F7" w:rsidRDefault="00FF42F7" w:rsidP="00FF42F7">
      <w:pPr>
        <w:pStyle w:val="ListBullet"/>
        <w:numPr>
          <w:ilvl w:val="0"/>
          <w:numId w:val="0"/>
        </w:numPr>
        <w:ind w:left="360"/>
        <w:rPr>
          <w:lang w:val="en-AU"/>
        </w:rPr>
      </w:pPr>
      <w:r w:rsidRPr="00FF42F7">
        <w:rPr>
          <w:lang w:val="en-AU"/>
        </w:rPr>
        <w:t>More fields are added to the entry.</w:t>
      </w:r>
    </w:p>
    <w:p w:rsidR="00FF42F7" w:rsidRPr="00FF42F7" w:rsidRDefault="00FF42F7" w:rsidP="00FF42F7">
      <w:pPr>
        <w:pStyle w:val="ListBullet"/>
        <w:rPr>
          <w:lang w:val="en-AU"/>
        </w:rPr>
      </w:pPr>
      <w:r w:rsidRPr="00FF42F7">
        <w:rPr>
          <w:lang w:val="en-AU"/>
        </w:rPr>
        <w:t>Click in the complex form type field</w:t>
      </w:r>
    </w:p>
    <w:p w:rsidR="00FF42F7" w:rsidRPr="00FF42F7" w:rsidRDefault="00FF42F7" w:rsidP="00FF42F7">
      <w:pPr>
        <w:pStyle w:val="ListBullet"/>
        <w:rPr>
          <w:lang w:val="en-AU"/>
        </w:rPr>
      </w:pPr>
      <w:r w:rsidRPr="00FF42F7">
        <w:rPr>
          <w:lang w:val="en-AU"/>
        </w:rPr>
        <w:t>Check the desired type (or add as needed).</w:t>
      </w:r>
    </w:p>
    <w:p w:rsidR="00FF42F7" w:rsidRPr="00FF42F7" w:rsidRDefault="00FF42F7" w:rsidP="00FF42F7">
      <w:pPr>
        <w:pStyle w:val="ListBullet"/>
        <w:numPr>
          <w:ilvl w:val="0"/>
          <w:numId w:val="0"/>
        </w:numPr>
        <w:ind w:left="360"/>
        <w:rPr>
          <w:lang w:val="en-AU"/>
        </w:rPr>
      </w:pPr>
      <w:r w:rsidRPr="00FF42F7">
        <w:rPr>
          <w:b/>
          <w:lang w:val="en-AU"/>
        </w:rPr>
        <w:lastRenderedPageBreak/>
        <w:t>Note</w:t>
      </w:r>
      <w:r w:rsidRPr="00FF42F7">
        <w:rPr>
          <w:lang w:val="en-AU"/>
        </w:rPr>
        <w:t>: you don’t have to add an entry for all derivatives that are possible, only those whose meaning is not predictable from its components.</w:t>
      </w:r>
    </w:p>
    <w:p w:rsidR="00C541CA" w:rsidRPr="00500ED7" w:rsidRDefault="00C541CA" w:rsidP="00C541CA">
      <w:pPr>
        <w:pStyle w:val="ListBullet"/>
        <w:numPr>
          <w:ilvl w:val="0"/>
          <w:numId w:val="0"/>
        </w:numPr>
        <w:ind w:left="360"/>
      </w:pPr>
    </w:p>
    <w:p w:rsidR="00686754" w:rsidRDefault="00686754" w:rsidP="00686754">
      <w:pPr>
        <w:pStyle w:val="Heading2"/>
      </w:pPr>
      <w:r>
        <w:t>Adding a variant</w:t>
      </w:r>
      <w:r w:rsidR="00B22A87">
        <w:fldChar w:fldCharType="begin"/>
      </w:r>
      <w:r w:rsidR="004B491C">
        <w:instrText xml:space="preserve"> XE "</w:instrText>
      </w:r>
      <w:r w:rsidR="004B491C" w:rsidRPr="009D4312">
        <w:instrText>variant</w:instrText>
      </w:r>
      <w:r w:rsidR="004B491C">
        <w:instrText xml:space="preserve">" </w:instrText>
      </w:r>
      <w:r w:rsidR="00B22A87">
        <w:fldChar w:fldCharType="end"/>
      </w:r>
      <w:r>
        <w:t xml:space="preserve"> and enhancing its minor entry</w:t>
      </w:r>
      <w:bookmarkEnd w:id="56"/>
      <w:bookmarkEnd w:id="57"/>
    </w:p>
    <w:p w:rsidR="00686754" w:rsidRDefault="00686754" w:rsidP="00686754">
      <w:pPr>
        <w:pStyle w:val="Heading4"/>
      </w:pPr>
      <w:r>
        <w:t>12 variant forms.swf</w:t>
      </w:r>
    </w:p>
    <w:p w:rsidR="006D057A" w:rsidRDefault="006D057A" w:rsidP="006D057A"/>
    <w:p w:rsidR="006D057A" w:rsidRDefault="00222735" w:rsidP="006D057A">
      <w:r>
        <w:t>Variants (such as irregular inflected forms) can be added as minor entries.</w:t>
      </w:r>
      <w:r w:rsidR="006D057A">
        <w:t xml:space="preserve"> </w:t>
      </w:r>
      <w:r>
        <w:t>Language Explorer also allows you to specify the condition but does not come with any built-in conditions so you need to add you own.</w:t>
      </w:r>
    </w:p>
    <w:p w:rsidR="002C1123" w:rsidRDefault="002C1123" w:rsidP="00222735">
      <w:pPr>
        <w:pStyle w:val="Heading3"/>
      </w:pPr>
      <w:bookmarkStart w:id="58" w:name="_Toc224995118"/>
      <w:r>
        <w:t>Add an irregular inflected form</w:t>
      </w:r>
      <w:bookmarkEnd w:id="58"/>
      <w:r w:rsidR="00B22A87">
        <w:fldChar w:fldCharType="begin"/>
      </w:r>
      <w:r w:rsidR="004B491C">
        <w:instrText xml:space="preserve"> XE "</w:instrText>
      </w:r>
      <w:r w:rsidR="004B491C" w:rsidRPr="009D4312">
        <w:instrText>irregular inflected form</w:instrText>
      </w:r>
      <w:r w:rsidR="004B491C">
        <w:instrText xml:space="preserve">" </w:instrText>
      </w:r>
      <w:r w:rsidR="00B22A87">
        <w:fldChar w:fldCharType="end"/>
      </w:r>
    </w:p>
    <w:p w:rsidR="002C1123" w:rsidRPr="006D057A" w:rsidRDefault="002C1123" w:rsidP="00222735">
      <w:pPr>
        <w:rPr>
          <w:i/>
        </w:rPr>
      </w:pPr>
      <w:r>
        <w:rPr>
          <w:i/>
        </w:rPr>
        <w:t>In the Lexicon area, lexicon edit view</w:t>
      </w:r>
    </w:p>
    <w:p w:rsidR="002C1123" w:rsidRDefault="002C1123" w:rsidP="00222735">
      <w:pPr>
        <w:pStyle w:val="ListBullet"/>
      </w:pPr>
      <w:r>
        <w:t>From the Insert menu choose New Entry to add a new entry for the irregular form (only add the form, no need to add gloss)</w:t>
      </w:r>
    </w:p>
    <w:p w:rsidR="002C1123" w:rsidRDefault="002C1123" w:rsidP="00222735">
      <w:pPr>
        <w:pStyle w:val="ListBullet"/>
      </w:pPr>
      <w:r>
        <w:t>Change the entry type to “inflectional variant”</w:t>
      </w:r>
      <w:r>
        <w:br/>
        <w:t>[Two new fields are added]</w:t>
      </w:r>
    </w:p>
    <w:p w:rsidR="002C1123" w:rsidRDefault="002C1123" w:rsidP="003D2BF1"/>
    <w:p w:rsidR="002C1123" w:rsidRDefault="002C1123" w:rsidP="003D2BF1">
      <w:pPr>
        <w:tabs>
          <w:tab w:val="left" w:pos="4077"/>
        </w:tabs>
      </w:pPr>
      <w:r>
        <w:rPr>
          <w:noProof/>
        </w:rPr>
        <w:drawing>
          <wp:inline distT="0" distB="0" distL="0" distR="0">
            <wp:extent cx="3472815" cy="975995"/>
            <wp:effectExtent l="19050" t="0" r="0" b="0"/>
            <wp:docPr id="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cstate="print"/>
                    <a:srcRect/>
                    <a:stretch>
                      <a:fillRect/>
                    </a:stretch>
                  </pic:blipFill>
                  <pic:spPr bwMode="auto">
                    <a:xfrm>
                      <a:off x="0" y="0"/>
                      <a:ext cx="3472815" cy="975995"/>
                    </a:xfrm>
                    <a:prstGeom prst="rect">
                      <a:avLst/>
                    </a:prstGeom>
                    <a:noFill/>
                    <a:ln w="9525">
                      <a:noFill/>
                      <a:miter lim="800000"/>
                      <a:headEnd/>
                      <a:tailEnd/>
                    </a:ln>
                  </pic:spPr>
                </pic:pic>
              </a:graphicData>
            </a:graphic>
          </wp:inline>
        </w:drawing>
      </w:r>
    </w:p>
    <w:p w:rsidR="002C1123" w:rsidRDefault="002C1123"/>
    <w:p w:rsidR="00514D78" w:rsidRDefault="00514D78" w:rsidP="00222735">
      <w:pPr>
        <w:pStyle w:val="ListBullet"/>
      </w:pPr>
      <w:r>
        <w:t xml:space="preserve">Click in “Primary Reference” </w:t>
      </w:r>
    </w:p>
    <w:p w:rsidR="00514D78" w:rsidRDefault="00514D78" w:rsidP="00222735">
      <w:pPr>
        <w:pStyle w:val="ListBullet"/>
      </w:pPr>
      <w:r>
        <w:t xml:space="preserve">Click the </w:t>
      </w:r>
      <w:r>
        <w:object w:dxaOrig="270" w:dyaOrig="225">
          <v:shape id="_x0000_i1045" type="#_x0000_t75" style="width:12.75pt;height:9.75pt" o:ole="">
            <v:imagedata r:id="rId50" o:title=""/>
          </v:shape>
          <o:OLEObject Type="Embed" ProgID="PBrush" ShapeID="_x0000_i1045" DrawAspect="Content" ObjectID="_1720131431" r:id="rId51"/>
        </w:object>
      </w:r>
      <w:r>
        <w:t xml:space="preserve">and find the main  entry </w:t>
      </w:r>
    </w:p>
    <w:p w:rsidR="00514D78" w:rsidRDefault="00514D78" w:rsidP="003D2BF1">
      <w:pPr>
        <w:rPr>
          <w:noProof/>
          <w:lang w:val="en-AU" w:eastAsia="en-AU"/>
        </w:rPr>
      </w:pPr>
      <w:r>
        <w:rPr>
          <w:noProof/>
        </w:rPr>
        <w:drawing>
          <wp:inline distT="0" distB="0" distL="0" distR="0">
            <wp:extent cx="3073471" cy="1370723"/>
            <wp:effectExtent l="19050" t="0" r="0" b="0"/>
            <wp:docPr id="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cstate="print"/>
                    <a:srcRect/>
                    <a:stretch>
                      <a:fillRect/>
                    </a:stretch>
                  </pic:blipFill>
                  <pic:spPr bwMode="auto">
                    <a:xfrm>
                      <a:off x="0" y="0"/>
                      <a:ext cx="3077023" cy="1372307"/>
                    </a:xfrm>
                    <a:prstGeom prst="rect">
                      <a:avLst/>
                    </a:prstGeom>
                    <a:noFill/>
                    <a:ln w="9525">
                      <a:noFill/>
                      <a:miter lim="800000"/>
                      <a:headEnd/>
                      <a:tailEnd/>
                    </a:ln>
                  </pic:spPr>
                </pic:pic>
              </a:graphicData>
            </a:graphic>
          </wp:inline>
        </w:drawing>
      </w:r>
    </w:p>
    <w:p w:rsidR="00514D78" w:rsidRDefault="00514D78" w:rsidP="00222735">
      <w:pPr>
        <w:pStyle w:val="ListBullet"/>
      </w:pPr>
      <w:r>
        <w:t>Click in the condition field</w:t>
      </w:r>
      <w:r>
        <w:br/>
        <w:t>[The Choose condition dialog is displayed]</w:t>
      </w:r>
    </w:p>
    <w:p w:rsidR="00514D78" w:rsidRDefault="00514D78" w:rsidP="00222735">
      <w:pPr>
        <w:pStyle w:val="ListBullet"/>
      </w:pPr>
      <w:r>
        <w:t>Choose the desired condition (or add a new condition: see below).</w:t>
      </w:r>
    </w:p>
    <w:p w:rsidR="00514D78" w:rsidRDefault="00514D78" w:rsidP="003D2BF1">
      <w:pPr>
        <w:rPr>
          <w:noProof/>
          <w:lang w:val="en-AU" w:eastAsia="en-AU"/>
        </w:rPr>
      </w:pPr>
    </w:p>
    <w:p w:rsidR="00AF42D4" w:rsidRDefault="00AF42D4"/>
    <w:p w:rsidR="00795A97" w:rsidRDefault="00795A97">
      <w:r>
        <w:br w:type="page"/>
      </w:r>
    </w:p>
    <w:p w:rsidR="00795A97" w:rsidRDefault="00795A97"/>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46"/>
        <w:gridCol w:w="5791"/>
      </w:tblGrid>
      <w:tr w:rsidR="00AF42D4" w:rsidTr="002F109E">
        <w:tc>
          <w:tcPr>
            <w:tcW w:w="9337" w:type="dxa"/>
            <w:gridSpan w:val="2"/>
          </w:tcPr>
          <w:p w:rsidR="00AF42D4" w:rsidRDefault="00AF42D4" w:rsidP="00AF42D4">
            <w:pPr>
              <w:pStyle w:val="Heading3"/>
            </w:pPr>
            <w:bookmarkStart w:id="59" w:name="_Toc224995119"/>
            <w:r>
              <w:t>Add a variant condition</w:t>
            </w:r>
            <w:bookmarkEnd w:id="59"/>
            <w:r w:rsidR="00B22A87">
              <w:fldChar w:fldCharType="begin"/>
            </w:r>
            <w:r w:rsidR="004B491C">
              <w:instrText xml:space="preserve"> XE "</w:instrText>
            </w:r>
            <w:r w:rsidR="004B491C" w:rsidRPr="009D4312">
              <w:instrText>variant condition</w:instrText>
            </w:r>
            <w:r w:rsidR="004B491C">
              <w:instrText xml:space="preserve">" </w:instrText>
            </w:r>
            <w:r w:rsidR="00B22A87">
              <w:fldChar w:fldCharType="end"/>
            </w:r>
          </w:p>
          <w:p w:rsidR="00AF42D4" w:rsidRPr="006D057A" w:rsidRDefault="00AF42D4" w:rsidP="00AF42D4">
            <w:pPr>
              <w:rPr>
                <w:i/>
              </w:rPr>
            </w:pPr>
            <w:r>
              <w:rPr>
                <w:i/>
              </w:rPr>
              <w:t>In the Lexicon area, lexicon edit view</w:t>
            </w:r>
          </w:p>
          <w:p w:rsidR="00AF42D4" w:rsidRPr="00AF42D4" w:rsidRDefault="00AF42D4" w:rsidP="003D2BF1">
            <w:pPr>
              <w:pStyle w:val="ListBullet"/>
              <w:rPr>
                <w:i/>
              </w:rPr>
            </w:pPr>
            <w:r w:rsidRPr="00E452EE">
              <w:rPr>
                <w:i/>
              </w:rPr>
              <w:t>If necessary, display the record and click in the Condition field to display the “Choose Variant Condition” dialog</w:t>
            </w:r>
          </w:p>
        </w:tc>
      </w:tr>
      <w:tr w:rsidR="00AF42D4" w:rsidTr="002F109E">
        <w:tc>
          <w:tcPr>
            <w:tcW w:w="3546" w:type="dxa"/>
          </w:tcPr>
          <w:p w:rsidR="00AF42D4" w:rsidRDefault="00AF42D4" w:rsidP="00AF42D4">
            <w:pPr>
              <w:pStyle w:val="ListBullet"/>
            </w:pPr>
            <w:r>
              <w:t>Click on the “Edit the Variant Conditions” link</w:t>
            </w:r>
          </w:p>
        </w:tc>
        <w:tc>
          <w:tcPr>
            <w:tcW w:w="5791" w:type="dxa"/>
          </w:tcPr>
          <w:p w:rsidR="00AF42D4" w:rsidRDefault="00AF42D4" w:rsidP="003D2BF1">
            <w:r>
              <w:rPr>
                <w:noProof/>
              </w:rPr>
              <w:drawing>
                <wp:inline distT="0" distB="0" distL="0" distR="0">
                  <wp:extent cx="1243330" cy="287655"/>
                  <wp:effectExtent l="19050" t="0" r="0" b="0"/>
                  <wp:docPr id="2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3" cstate="print"/>
                          <a:srcRect/>
                          <a:stretch>
                            <a:fillRect/>
                          </a:stretch>
                        </pic:blipFill>
                        <pic:spPr bwMode="auto">
                          <a:xfrm>
                            <a:off x="0" y="0"/>
                            <a:ext cx="1243330" cy="287655"/>
                          </a:xfrm>
                          <a:prstGeom prst="rect">
                            <a:avLst/>
                          </a:prstGeom>
                          <a:noFill/>
                          <a:ln w="9525">
                            <a:noFill/>
                            <a:miter lim="800000"/>
                            <a:headEnd/>
                            <a:tailEnd/>
                          </a:ln>
                        </pic:spPr>
                      </pic:pic>
                    </a:graphicData>
                  </a:graphic>
                </wp:inline>
              </w:drawing>
            </w:r>
          </w:p>
          <w:p w:rsidR="00AF42D4" w:rsidRDefault="00AF42D4" w:rsidP="003D2BF1">
            <w:r>
              <w:t>[You are taken to the lists area]</w:t>
            </w:r>
          </w:p>
        </w:tc>
      </w:tr>
      <w:tr w:rsidR="00AF42D4" w:rsidTr="002F109E">
        <w:tc>
          <w:tcPr>
            <w:tcW w:w="3546" w:type="dxa"/>
          </w:tcPr>
          <w:p w:rsidR="00AF42D4" w:rsidRDefault="00AF42D4" w:rsidP="00AF42D4">
            <w:pPr>
              <w:pStyle w:val="ListBullet"/>
            </w:pPr>
            <w:r>
              <w:t xml:space="preserve">From the </w:t>
            </w:r>
            <w:r w:rsidRPr="00AF42D4">
              <w:rPr>
                <w:b/>
              </w:rPr>
              <w:t>Insert</w:t>
            </w:r>
            <w:r>
              <w:t xml:space="preserve"> menu choose </w:t>
            </w:r>
            <w:r w:rsidRPr="00AF42D4">
              <w:rPr>
                <w:b/>
              </w:rPr>
              <w:t>Variant condition</w:t>
            </w:r>
          </w:p>
          <w:p w:rsidR="00AF42D4" w:rsidRDefault="00AF42D4" w:rsidP="00AF42D4">
            <w:pPr>
              <w:pStyle w:val="ListBullet"/>
              <w:numPr>
                <w:ilvl w:val="0"/>
                <w:numId w:val="0"/>
              </w:numPr>
            </w:pPr>
          </w:p>
        </w:tc>
        <w:tc>
          <w:tcPr>
            <w:tcW w:w="5791" w:type="dxa"/>
          </w:tcPr>
          <w:p w:rsidR="00AF42D4" w:rsidRDefault="00AF42D4" w:rsidP="003D2BF1">
            <w:pPr>
              <w:rPr>
                <w:noProof/>
                <w:lang w:val="en-AU" w:eastAsia="en-AU"/>
              </w:rPr>
            </w:pPr>
            <w:r>
              <w:rPr>
                <w:noProof/>
              </w:rPr>
              <w:drawing>
                <wp:inline distT="0" distB="0" distL="0" distR="0">
                  <wp:extent cx="2907665" cy="1037590"/>
                  <wp:effectExtent l="19050" t="0" r="6985" b="0"/>
                  <wp:docPr id="2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cstate="print"/>
                          <a:srcRect/>
                          <a:stretch>
                            <a:fillRect/>
                          </a:stretch>
                        </pic:blipFill>
                        <pic:spPr bwMode="auto">
                          <a:xfrm>
                            <a:off x="0" y="0"/>
                            <a:ext cx="2907665" cy="1037590"/>
                          </a:xfrm>
                          <a:prstGeom prst="rect">
                            <a:avLst/>
                          </a:prstGeom>
                          <a:noFill/>
                          <a:ln w="9525">
                            <a:noFill/>
                            <a:miter lim="800000"/>
                            <a:headEnd/>
                            <a:tailEnd/>
                          </a:ln>
                        </pic:spPr>
                      </pic:pic>
                    </a:graphicData>
                  </a:graphic>
                </wp:inline>
              </w:drawing>
            </w:r>
          </w:p>
        </w:tc>
      </w:tr>
      <w:tr w:rsidR="002C1123" w:rsidTr="002F109E">
        <w:tc>
          <w:tcPr>
            <w:tcW w:w="9337" w:type="dxa"/>
            <w:gridSpan w:val="2"/>
          </w:tcPr>
          <w:p w:rsidR="002C1123" w:rsidRDefault="002C1123" w:rsidP="00AF42D4">
            <w:pPr>
              <w:pStyle w:val="ListBullet"/>
            </w:pPr>
            <w:r>
              <w:t>Type in at least a name and abbreviation</w:t>
            </w:r>
          </w:p>
          <w:p w:rsidR="002C1123" w:rsidRDefault="002C1123" w:rsidP="00AF42D4">
            <w:pPr>
              <w:pStyle w:val="ListBullet"/>
            </w:pPr>
            <w:r>
              <w:t>Return to the Lexicon area (using the back button)</w:t>
            </w:r>
          </w:p>
          <w:p w:rsidR="002C1123" w:rsidRDefault="002C1123" w:rsidP="002C1123">
            <w:pPr>
              <w:pStyle w:val="ListBullet"/>
              <w:rPr>
                <w:noProof/>
                <w:lang w:val="en-AU" w:eastAsia="en-AU"/>
              </w:rPr>
            </w:pPr>
            <w:r>
              <w:t>Continue to specify the condition</w:t>
            </w:r>
          </w:p>
        </w:tc>
      </w:tr>
    </w:tbl>
    <w:p w:rsidR="00E452EE" w:rsidRDefault="00E452EE" w:rsidP="00E452EE">
      <w:pPr>
        <w:pStyle w:val="Heading3"/>
      </w:pPr>
      <w:bookmarkStart w:id="60" w:name="_Toc224995120"/>
      <w:r>
        <w:t>Jump to the linked entry</w:t>
      </w:r>
      <w:bookmarkEnd w:id="60"/>
      <w:r w:rsidR="00B22A87">
        <w:fldChar w:fldCharType="begin"/>
      </w:r>
      <w:r w:rsidR="004B491C">
        <w:instrText xml:space="preserve"> XE "</w:instrText>
      </w:r>
      <w:r w:rsidR="00AC47C1">
        <w:instrText>jump:</w:instrText>
      </w:r>
      <w:r w:rsidR="004B491C" w:rsidRPr="009D4312">
        <w:instrText xml:space="preserve"> linked entry</w:instrText>
      </w:r>
      <w:r w:rsidR="00AC47C1">
        <w:instrText xml:space="preserve"> (variant)</w:instrText>
      </w:r>
      <w:r w:rsidR="004B491C">
        <w:instrText xml:space="preserve">" </w:instrText>
      </w:r>
      <w:r w:rsidR="00B22A87">
        <w:fldChar w:fldCharType="end"/>
      </w:r>
    </w:p>
    <w:p w:rsidR="00E452EE" w:rsidRPr="006D057A" w:rsidRDefault="00E452EE" w:rsidP="00E452EE">
      <w:pPr>
        <w:rPr>
          <w:i/>
        </w:rPr>
      </w:pPr>
      <w:r>
        <w:rPr>
          <w:i/>
        </w:rPr>
        <w:t>In the Lexicon area, lexicon edit view</w:t>
      </w:r>
    </w:p>
    <w:p w:rsidR="00E452EE" w:rsidRDefault="00E452EE" w:rsidP="00E452EE">
      <w:pPr>
        <w:pStyle w:val="ListBullet"/>
      </w:pPr>
      <w:r>
        <w:t>Right-click on the primary reference field</w:t>
      </w:r>
    </w:p>
    <w:p w:rsidR="00E452EE" w:rsidRDefault="002178AA" w:rsidP="002178AA">
      <w:pPr>
        <w:pStyle w:val="ListBullet"/>
        <w:numPr>
          <w:ilvl w:val="0"/>
          <w:numId w:val="0"/>
        </w:numPr>
        <w:ind w:left="360"/>
      </w:pPr>
      <w:r>
        <w:rPr>
          <w:noProof/>
        </w:rPr>
        <w:drawing>
          <wp:inline distT="0" distB="0" distL="0" distR="0">
            <wp:extent cx="3472815" cy="45212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5" cstate="print"/>
                    <a:srcRect/>
                    <a:stretch>
                      <a:fillRect/>
                    </a:stretch>
                  </pic:blipFill>
                  <pic:spPr bwMode="auto">
                    <a:xfrm>
                      <a:off x="0" y="0"/>
                      <a:ext cx="3472815" cy="452120"/>
                    </a:xfrm>
                    <a:prstGeom prst="rect">
                      <a:avLst/>
                    </a:prstGeom>
                    <a:noFill/>
                    <a:ln w="9525">
                      <a:noFill/>
                      <a:miter lim="800000"/>
                      <a:headEnd/>
                      <a:tailEnd/>
                    </a:ln>
                  </pic:spPr>
                </pic:pic>
              </a:graphicData>
            </a:graphic>
          </wp:inline>
        </w:drawing>
      </w:r>
    </w:p>
    <w:p w:rsidR="002178AA" w:rsidRDefault="002178AA" w:rsidP="002178AA">
      <w:pPr>
        <w:pStyle w:val="ListBullet"/>
      </w:pPr>
      <w:r>
        <w:t>Choose “Show Entry in Lexicon”</w:t>
      </w:r>
    </w:p>
    <w:p w:rsidR="002178AA" w:rsidRDefault="002178AA" w:rsidP="00AF42D4">
      <w:pPr>
        <w:pStyle w:val="ListBullet"/>
        <w:numPr>
          <w:ilvl w:val="0"/>
          <w:numId w:val="0"/>
        </w:numPr>
        <w:ind w:left="360"/>
      </w:pPr>
      <w:r>
        <w:t xml:space="preserve">Note: the new field called “Variant forms” in the entry which shows the link to the variant. </w:t>
      </w:r>
    </w:p>
    <w:p w:rsidR="002178AA" w:rsidRDefault="002178AA" w:rsidP="00AF42D4">
      <w:pPr>
        <w:pStyle w:val="ListBullet"/>
        <w:numPr>
          <w:ilvl w:val="0"/>
          <w:numId w:val="0"/>
        </w:numPr>
        <w:ind w:left="360"/>
      </w:pPr>
      <w:r>
        <w:rPr>
          <w:noProof/>
        </w:rPr>
        <w:drawing>
          <wp:inline distT="0" distB="0" distL="0" distR="0">
            <wp:extent cx="3359785" cy="246380"/>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6" cstate="print"/>
                    <a:srcRect/>
                    <a:stretch>
                      <a:fillRect/>
                    </a:stretch>
                  </pic:blipFill>
                  <pic:spPr bwMode="auto">
                    <a:xfrm>
                      <a:off x="0" y="0"/>
                      <a:ext cx="3359785" cy="246380"/>
                    </a:xfrm>
                    <a:prstGeom prst="rect">
                      <a:avLst/>
                    </a:prstGeom>
                    <a:noFill/>
                    <a:ln w="9525">
                      <a:noFill/>
                      <a:miter lim="800000"/>
                      <a:headEnd/>
                      <a:tailEnd/>
                    </a:ln>
                  </pic:spPr>
                </pic:pic>
              </a:graphicData>
            </a:graphic>
          </wp:inline>
        </w:drawing>
      </w:r>
    </w:p>
    <w:p w:rsidR="00E452EE" w:rsidRDefault="002178AA" w:rsidP="00E452EE">
      <w:pPr>
        <w:pStyle w:val="ListBullet"/>
        <w:numPr>
          <w:ilvl w:val="0"/>
          <w:numId w:val="0"/>
        </w:numPr>
        <w:ind w:left="360"/>
      </w:pPr>
      <w:r>
        <w:t>Also in the dictionary preview there is a reference to the inflectional variant.</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6"/>
        <w:gridCol w:w="4551"/>
      </w:tblGrid>
      <w:tr w:rsidR="00AF42D4" w:rsidTr="00AF42D4">
        <w:tc>
          <w:tcPr>
            <w:tcW w:w="4786" w:type="dxa"/>
          </w:tcPr>
          <w:p w:rsidR="00AF42D4" w:rsidRDefault="00AF42D4" w:rsidP="00AF42D4">
            <w:pPr>
              <w:pStyle w:val="Heading3"/>
            </w:pPr>
            <w:bookmarkStart w:id="61" w:name="_Toc224995121"/>
            <w:r>
              <w:t>Show summary definition</w:t>
            </w:r>
            <w:r w:rsidR="00B22A87">
              <w:fldChar w:fldCharType="begin"/>
            </w:r>
            <w:r w:rsidR="004B491C">
              <w:instrText xml:space="preserve"> XE "</w:instrText>
            </w:r>
            <w:r w:rsidR="004B491C" w:rsidRPr="009D4312">
              <w:instrText>summary definition</w:instrText>
            </w:r>
            <w:r w:rsidR="004B491C">
              <w:instrText xml:space="preserve">" </w:instrText>
            </w:r>
            <w:r w:rsidR="00B22A87">
              <w:fldChar w:fldCharType="end"/>
            </w:r>
            <w:r>
              <w:t xml:space="preserve"> in variant entries</w:t>
            </w:r>
            <w:bookmarkEnd w:id="61"/>
          </w:p>
          <w:p w:rsidR="00AF42D4" w:rsidRPr="006D057A" w:rsidRDefault="00AF42D4" w:rsidP="00AF42D4">
            <w:pPr>
              <w:rPr>
                <w:i/>
              </w:rPr>
            </w:pPr>
            <w:r>
              <w:rPr>
                <w:i/>
              </w:rPr>
              <w:t>In the Lexicon area, lexicon edit view</w:t>
            </w:r>
          </w:p>
          <w:p w:rsidR="00AF42D4" w:rsidRDefault="00AF42D4" w:rsidP="00AF42D4">
            <w:pPr>
              <w:pStyle w:val="ListBullet"/>
            </w:pPr>
            <w:r>
              <w:t>If the entry has many senses, fill-in the summary definition of the primary entry</w:t>
            </w:r>
          </w:p>
          <w:p w:rsidR="00AF42D4" w:rsidRPr="006834D6" w:rsidRDefault="00AF42D4" w:rsidP="00AF42D4">
            <w:pPr>
              <w:pStyle w:val="ListBullet"/>
            </w:pPr>
            <w:r>
              <w:t>Using Tools-configure dictionary, make sure that summary definitions are shown in minor entries.</w:t>
            </w:r>
          </w:p>
        </w:tc>
        <w:tc>
          <w:tcPr>
            <w:tcW w:w="4551" w:type="dxa"/>
          </w:tcPr>
          <w:p w:rsidR="00AF42D4" w:rsidRDefault="00AF42D4" w:rsidP="003D2BF1">
            <w:r>
              <w:rPr>
                <w:noProof/>
              </w:rPr>
              <w:drawing>
                <wp:inline distT="0" distB="0" distL="0" distR="0">
                  <wp:extent cx="979263" cy="1597306"/>
                  <wp:effectExtent l="19050" t="0" r="0" b="0"/>
                  <wp:docPr id="2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7" cstate="print"/>
                          <a:srcRect/>
                          <a:stretch>
                            <a:fillRect/>
                          </a:stretch>
                        </pic:blipFill>
                        <pic:spPr bwMode="auto">
                          <a:xfrm>
                            <a:off x="0" y="0"/>
                            <a:ext cx="977906" cy="1595092"/>
                          </a:xfrm>
                          <a:prstGeom prst="rect">
                            <a:avLst/>
                          </a:prstGeom>
                          <a:noFill/>
                          <a:ln w="9525">
                            <a:noFill/>
                            <a:miter lim="800000"/>
                            <a:headEnd/>
                            <a:tailEnd/>
                          </a:ln>
                        </pic:spPr>
                      </pic:pic>
                    </a:graphicData>
                  </a:graphic>
                </wp:inline>
              </w:drawing>
            </w:r>
          </w:p>
        </w:tc>
      </w:tr>
      <w:tr w:rsidR="00AF42D4" w:rsidTr="003D2BF1">
        <w:tc>
          <w:tcPr>
            <w:tcW w:w="9337" w:type="dxa"/>
            <w:gridSpan w:val="2"/>
          </w:tcPr>
          <w:p w:rsidR="00AF42D4" w:rsidRPr="00514D78" w:rsidRDefault="00AF42D4" w:rsidP="003D2BF1">
            <w:pPr>
              <w:pStyle w:val="ListBullet"/>
            </w:pPr>
            <w:r>
              <w:t>Jump to the inflectional variant to confirm that the summary definition is displayed.</w:t>
            </w:r>
          </w:p>
        </w:tc>
      </w:tr>
    </w:tbl>
    <w:p w:rsidR="002178AA" w:rsidRDefault="002178AA" w:rsidP="00B52945">
      <w:pPr>
        <w:pStyle w:val="ListBullet"/>
        <w:numPr>
          <w:ilvl w:val="0"/>
          <w:numId w:val="0"/>
        </w:numPr>
        <w:ind w:left="360"/>
      </w:pPr>
    </w:p>
    <w:p w:rsidR="002178AA" w:rsidRDefault="00B52945" w:rsidP="00B52945">
      <w:pPr>
        <w:pStyle w:val="ListBullet"/>
        <w:numPr>
          <w:ilvl w:val="0"/>
          <w:numId w:val="0"/>
        </w:numPr>
        <w:ind w:left="360"/>
      </w:pPr>
      <w:r w:rsidRPr="00B52945">
        <w:rPr>
          <w:b/>
        </w:rPr>
        <w:t xml:space="preserve">Important </w:t>
      </w:r>
      <w:r w:rsidR="002178AA" w:rsidRPr="00B52945">
        <w:rPr>
          <w:b/>
        </w:rPr>
        <w:t>Note</w:t>
      </w:r>
      <w:r w:rsidR="002178AA">
        <w:t xml:space="preserve">: Although it is possible to delete the empty sense in the variant entry, at the moment it is necessary for </w:t>
      </w:r>
      <w:r>
        <w:t>an</w:t>
      </w:r>
      <w:r w:rsidR="002178AA">
        <w:t xml:space="preserve"> entry to contain a sense </w:t>
      </w:r>
      <w:r>
        <w:t>for it to be used in interlinear texts.</w:t>
      </w:r>
    </w:p>
    <w:p w:rsidR="00B52945" w:rsidRPr="006D057A" w:rsidRDefault="00B52945" w:rsidP="00B52945">
      <w:pPr>
        <w:pStyle w:val="ListBullet"/>
        <w:numPr>
          <w:ilvl w:val="0"/>
          <w:numId w:val="0"/>
        </w:numPr>
        <w:ind w:left="360"/>
      </w:pPr>
    </w:p>
    <w:p w:rsidR="00795A97" w:rsidRDefault="00795A97">
      <w:pPr>
        <w:rPr>
          <w:rFonts w:ascii="Arial" w:hAnsi="Arial" w:cs="Arial"/>
          <w:b/>
          <w:bCs/>
          <w:i/>
          <w:iCs/>
          <w:sz w:val="28"/>
          <w:szCs w:val="28"/>
        </w:rPr>
      </w:pPr>
      <w:bookmarkStart w:id="62" w:name="_Toc224995122"/>
      <w:r>
        <w:br w:type="page"/>
      </w:r>
    </w:p>
    <w:p w:rsidR="00686754" w:rsidRPr="00686754" w:rsidRDefault="00686754" w:rsidP="00686754">
      <w:pPr>
        <w:pStyle w:val="Heading2"/>
      </w:pPr>
      <w:bookmarkStart w:id="63" w:name="_Toc225601293"/>
      <w:r>
        <w:lastRenderedPageBreak/>
        <w:t>Adding grammatical information</w:t>
      </w:r>
      <w:r w:rsidR="00B22A87">
        <w:fldChar w:fldCharType="begin"/>
      </w:r>
      <w:r w:rsidR="004B491C">
        <w:instrText xml:space="preserve"> XE "</w:instrText>
      </w:r>
      <w:r w:rsidR="004B491C" w:rsidRPr="009D4312">
        <w:instrText>grammatical information</w:instrText>
      </w:r>
      <w:r w:rsidR="004B491C">
        <w:instrText xml:space="preserve">" </w:instrText>
      </w:r>
      <w:r w:rsidR="00B22A87">
        <w:fldChar w:fldCharType="end"/>
      </w:r>
      <w:r w:rsidR="00B22A87">
        <w:fldChar w:fldCharType="begin"/>
      </w:r>
      <w:r w:rsidR="004B491C">
        <w:instrText xml:space="preserve"> XE "</w:instrText>
      </w:r>
      <w:r w:rsidR="004B491C" w:rsidRPr="009D4312">
        <w:rPr>
          <w:lang w:val="en-AU"/>
        </w:rPr>
        <w:instrText>part of speech</w:instrText>
      </w:r>
      <w:r w:rsidR="004B491C">
        <w:instrText xml:space="preserve">" </w:instrText>
      </w:r>
      <w:r w:rsidR="00B22A87">
        <w:fldChar w:fldCharType="end"/>
      </w:r>
      <w:r>
        <w:t xml:space="preserve"> (POS)</w:t>
      </w:r>
      <w:bookmarkEnd w:id="62"/>
      <w:bookmarkEnd w:id="63"/>
    </w:p>
    <w:p w:rsidR="00686754" w:rsidRDefault="00686754" w:rsidP="00686754">
      <w:pPr>
        <w:pStyle w:val="Heading4"/>
      </w:pPr>
      <w:r>
        <w:t>13 grammatical info.swf</w:t>
      </w:r>
    </w:p>
    <w:p w:rsidR="00D1072E" w:rsidRDefault="00D1072E" w:rsidP="00D1072E"/>
    <w:p w:rsidR="002C1123" w:rsidRDefault="002C1123" w:rsidP="00FC6713">
      <w:pPr>
        <w:pStyle w:val="Heading3"/>
      </w:pPr>
      <w:bookmarkStart w:id="64" w:name="_Toc224995123"/>
      <w:r>
        <w:t>Adding a part of speech</w:t>
      </w:r>
      <w:bookmarkEnd w:id="64"/>
    </w:p>
    <w:p w:rsidR="002C1123" w:rsidRPr="0039092D" w:rsidRDefault="002C1123" w:rsidP="0039092D">
      <w:pPr>
        <w:rPr>
          <w:i/>
        </w:rPr>
      </w:pPr>
      <w:r w:rsidRPr="0039092D">
        <w:rPr>
          <w:i/>
        </w:rPr>
        <w:t xml:space="preserve">In the lexicon area, select the desired lexeme then </w:t>
      </w:r>
    </w:p>
    <w:p w:rsidR="002C1123" w:rsidRDefault="002C1123" w:rsidP="00D1072E">
      <w:pPr>
        <w:pStyle w:val="ListBullet"/>
      </w:pPr>
      <w:r>
        <w:t xml:space="preserve">Click </w:t>
      </w:r>
      <w:r>
        <w:rPr>
          <w:b/>
        </w:rPr>
        <w:t>Grammatical Info</w:t>
      </w:r>
      <w:r>
        <w:t xml:space="preserve"> in the sense section</w:t>
      </w:r>
    </w:p>
    <w:p w:rsidR="002C1123" w:rsidRDefault="002C1123" w:rsidP="00D1072E">
      <w:pPr>
        <w:pStyle w:val="ListBullet"/>
      </w:pPr>
      <w:r>
        <w:t>Drop down the list of choices</w:t>
      </w:r>
    </w:p>
    <w:p w:rsidR="002C1123" w:rsidRPr="006834D6" w:rsidRDefault="002C1123" w:rsidP="00D1072E">
      <w:pPr>
        <w:pStyle w:val="ListBullet"/>
      </w:pPr>
      <w:r>
        <w:t>Choose the desired part of speech</w:t>
      </w:r>
    </w:p>
    <w:p w:rsidR="002C1123" w:rsidRDefault="002C1123" w:rsidP="00FC6713">
      <w:r>
        <w:object w:dxaOrig="4740" w:dyaOrig="3105">
          <v:shape id="_x0000_i1046" type="#_x0000_t75" style="width:237.7pt;height:153.7pt" o:ole="">
            <v:imagedata r:id="rId58" o:title=""/>
          </v:shape>
          <o:OLEObject Type="Embed" ProgID="PBrush" ShapeID="_x0000_i1046" DrawAspect="Content" ObjectID="_1720131432" r:id="rId59"/>
        </w:object>
      </w:r>
    </w:p>
    <w:p w:rsidR="0039092D" w:rsidRDefault="0039092D"/>
    <w:p w:rsidR="0039092D" w:rsidRDefault="0039092D" w:rsidP="00FC6713">
      <w:r w:rsidRPr="0039092D">
        <w:rPr>
          <w:b/>
        </w:rPr>
        <w:t>Note</w:t>
      </w:r>
      <w:r>
        <w:t>: If you add another sense it will default to the same as the previous but can be changed as necessary.</w:t>
      </w:r>
    </w:p>
    <w:p w:rsidR="0039092D" w:rsidRDefault="0039092D" w:rsidP="00FC6713"/>
    <w:p w:rsidR="0039092D" w:rsidRDefault="00AF42D4" w:rsidP="00FC6713">
      <w:r w:rsidRPr="00AF42D4">
        <w:rPr>
          <w:b/>
        </w:rPr>
        <w:t>Tip</w:t>
      </w:r>
      <w:r>
        <w:t xml:space="preserve">: </w:t>
      </w:r>
      <w:r w:rsidR="0039092D">
        <w:t>Turn on hidden fields to see more grammatical info. details. There are other fields that can be filled in too (see below).</w:t>
      </w:r>
    </w:p>
    <w:p w:rsidR="00D1072E" w:rsidRPr="00D1072E" w:rsidRDefault="00D1072E" w:rsidP="00D1072E"/>
    <w:p w:rsidR="00A70401" w:rsidRDefault="00A70401">
      <w:pPr>
        <w:rPr>
          <w:rFonts w:ascii="Arial" w:hAnsi="Arial" w:cs="Arial"/>
          <w:b/>
          <w:bCs/>
          <w:i/>
          <w:iCs/>
          <w:sz w:val="28"/>
          <w:szCs w:val="28"/>
        </w:rPr>
      </w:pPr>
      <w:r>
        <w:br w:type="page"/>
      </w:r>
    </w:p>
    <w:p w:rsidR="00686754" w:rsidRPr="00686754" w:rsidRDefault="00686754" w:rsidP="00686754">
      <w:pPr>
        <w:pStyle w:val="Heading2"/>
      </w:pPr>
      <w:bookmarkStart w:id="65" w:name="_Toc224995124"/>
      <w:bookmarkStart w:id="66" w:name="_Toc225601294"/>
      <w:r>
        <w:lastRenderedPageBreak/>
        <w:t>Using Inflection features</w:t>
      </w:r>
      <w:r w:rsidR="00B22A87">
        <w:fldChar w:fldCharType="begin"/>
      </w:r>
      <w:r w:rsidR="004B491C">
        <w:instrText xml:space="preserve"> XE "</w:instrText>
      </w:r>
      <w:r w:rsidR="000B0FF8">
        <w:instrText>i</w:instrText>
      </w:r>
      <w:r w:rsidR="004B491C" w:rsidRPr="009D4312">
        <w:instrText>nflection features</w:instrText>
      </w:r>
      <w:r w:rsidR="004B491C">
        <w:instrText xml:space="preserve">" </w:instrText>
      </w:r>
      <w:r w:rsidR="00B22A87">
        <w:fldChar w:fldCharType="end"/>
      </w:r>
      <w:r>
        <w:t xml:space="preserve"> to specify gender</w:t>
      </w:r>
      <w:bookmarkEnd w:id="65"/>
      <w:bookmarkEnd w:id="66"/>
    </w:p>
    <w:p w:rsidR="00686754" w:rsidRDefault="00686754" w:rsidP="00686754">
      <w:pPr>
        <w:pStyle w:val="Heading4"/>
      </w:pPr>
      <w:r>
        <w:t>14 inflection features.swf</w:t>
      </w:r>
    </w:p>
    <w:p w:rsidR="0039092D" w:rsidRDefault="0039092D" w:rsidP="0039092D"/>
    <w:p w:rsidR="0039092D" w:rsidRDefault="0039092D" w:rsidP="0039092D">
      <w:r>
        <w:t>Inflection features field is where you can specify gender or noun classes etc.</w:t>
      </w:r>
      <w:r w:rsidR="003711E7">
        <w:t xml:space="preserve"> It is good to add the various features first so that they are available to choose when needed.</w:t>
      </w:r>
    </w:p>
    <w:p w:rsidR="0039092D" w:rsidRDefault="0039092D" w:rsidP="0039092D"/>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859"/>
        <w:gridCol w:w="4478"/>
      </w:tblGrid>
      <w:tr w:rsidR="0039092D" w:rsidTr="004A6A06">
        <w:tc>
          <w:tcPr>
            <w:tcW w:w="4928" w:type="dxa"/>
          </w:tcPr>
          <w:p w:rsidR="0039092D" w:rsidRDefault="0039092D" w:rsidP="00FC6713">
            <w:pPr>
              <w:pStyle w:val="Heading3"/>
            </w:pPr>
            <w:bookmarkStart w:id="67" w:name="_Toc224995125"/>
            <w:r>
              <w:t>Adding an inflection feature</w:t>
            </w:r>
            <w:bookmarkEnd w:id="67"/>
          </w:p>
          <w:p w:rsidR="0039092D" w:rsidRPr="0039092D" w:rsidRDefault="0039092D" w:rsidP="0039092D">
            <w:pPr>
              <w:rPr>
                <w:i/>
              </w:rPr>
            </w:pPr>
            <w:r w:rsidRPr="0039092D">
              <w:rPr>
                <w:i/>
              </w:rPr>
              <w:t xml:space="preserve">In the </w:t>
            </w:r>
            <w:r w:rsidRPr="0039092D">
              <w:rPr>
                <w:b/>
                <w:i/>
              </w:rPr>
              <w:t>Grammar</w:t>
            </w:r>
            <w:r w:rsidRPr="0039092D">
              <w:rPr>
                <w:i/>
              </w:rPr>
              <w:t xml:space="preserve"> area</w:t>
            </w:r>
          </w:p>
          <w:p w:rsidR="0039092D" w:rsidRDefault="0039092D" w:rsidP="0039092D">
            <w:pPr>
              <w:pStyle w:val="ListBullet"/>
            </w:pPr>
            <w:r>
              <w:t xml:space="preserve">Click </w:t>
            </w:r>
            <w:r>
              <w:rPr>
                <w:b/>
              </w:rPr>
              <w:t xml:space="preserve">Features </w:t>
            </w:r>
            <w:r>
              <w:t>view</w:t>
            </w:r>
          </w:p>
          <w:p w:rsidR="0039092D" w:rsidRDefault="003711E7" w:rsidP="0039092D">
            <w:pPr>
              <w:pStyle w:val="ListBullet"/>
            </w:pPr>
            <w:r>
              <w:t>From the</w:t>
            </w:r>
            <w:r w:rsidR="0039092D">
              <w:t xml:space="preserve"> </w:t>
            </w:r>
            <w:r w:rsidRPr="003711E7">
              <w:rPr>
                <w:b/>
              </w:rPr>
              <w:t>Insert</w:t>
            </w:r>
            <w:r>
              <w:t xml:space="preserve"> menu choose </w:t>
            </w:r>
            <w:r w:rsidRPr="003711E7">
              <w:rPr>
                <w:b/>
              </w:rPr>
              <w:t>Feature</w:t>
            </w:r>
          </w:p>
          <w:p w:rsidR="0039092D" w:rsidRDefault="0039092D" w:rsidP="0039092D">
            <w:pPr>
              <w:pStyle w:val="ListBullet"/>
            </w:pPr>
            <w:r>
              <w:t xml:space="preserve">Choose the desired features from the </w:t>
            </w:r>
            <w:r w:rsidR="00A70401">
              <w:t>catalog</w:t>
            </w:r>
          </w:p>
          <w:p w:rsidR="0039092D" w:rsidRDefault="0039092D" w:rsidP="0039092D">
            <w:pPr>
              <w:pStyle w:val="ListBullet"/>
            </w:pPr>
            <w:r>
              <w:t>Return to the lexicon area</w:t>
            </w:r>
          </w:p>
          <w:p w:rsidR="003711E7" w:rsidRPr="006834D6" w:rsidRDefault="003711E7" w:rsidP="00A70401">
            <w:pPr>
              <w:pStyle w:val="ListBullet"/>
              <w:numPr>
                <w:ilvl w:val="0"/>
                <w:numId w:val="0"/>
              </w:numPr>
              <w:ind w:left="360"/>
            </w:pPr>
          </w:p>
        </w:tc>
        <w:tc>
          <w:tcPr>
            <w:tcW w:w="4409" w:type="dxa"/>
          </w:tcPr>
          <w:p w:rsidR="0039092D" w:rsidRDefault="00A70401" w:rsidP="00FC6713">
            <w:r>
              <w:object w:dxaOrig="6885" w:dyaOrig="4830">
                <v:shape id="_x0000_i1047" type="#_x0000_t75" style="width:213.1pt;height:149.95pt" o:ole="">
                  <v:imagedata r:id="rId60" o:title=""/>
                </v:shape>
                <o:OLEObject Type="Embed" ProgID="PBrush" ShapeID="_x0000_i1047" DrawAspect="Content" ObjectID="_1720131433" r:id="rId61"/>
              </w:object>
            </w:r>
          </w:p>
          <w:p w:rsidR="004A6A06" w:rsidRDefault="004A6A06" w:rsidP="00FC6713"/>
        </w:tc>
      </w:tr>
      <w:tr w:rsidR="003711E7" w:rsidTr="004A6A06">
        <w:tc>
          <w:tcPr>
            <w:tcW w:w="4928" w:type="dxa"/>
          </w:tcPr>
          <w:p w:rsidR="003711E7" w:rsidRDefault="003711E7" w:rsidP="00FC6713">
            <w:pPr>
              <w:pStyle w:val="Heading3"/>
            </w:pPr>
            <w:bookmarkStart w:id="68" w:name="_Toc224995126"/>
            <w:r>
              <w:t>Use inflection feature</w:t>
            </w:r>
            <w:bookmarkEnd w:id="68"/>
          </w:p>
          <w:p w:rsidR="003711E7" w:rsidRPr="00A70401" w:rsidRDefault="00A70401" w:rsidP="003711E7">
            <w:pPr>
              <w:rPr>
                <w:i/>
              </w:rPr>
            </w:pPr>
            <w:r>
              <w:rPr>
                <w:i/>
              </w:rPr>
              <w:t>In</w:t>
            </w:r>
            <w:r w:rsidR="003711E7" w:rsidRPr="00A70401">
              <w:rPr>
                <w:i/>
              </w:rPr>
              <w:t xml:space="preserve"> the lexicon area</w:t>
            </w:r>
            <w:r>
              <w:rPr>
                <w:i/>
              </w:rPr>
              <w:t xml:space="preserve"> with the lexeme displayed</w:t>
            </w:r>
          </w:p>
          <w:p w:rsidR="003711E7" w:rsidRDefault="003711E7" w:rsidP="003711E7">
            <w:pPr>
              <w:pStyle w:val="ListBullet"/>
            </w:pPr>
            <w:r>
              <w:t>Click in the Inflection features field</w:t>
            </w:r>
            <w:r w:rsidR="00A70401">
              <w:br/>
              <w:t xml:space="preserve">[the </w:t>
            </w:r>
            <w:r w:rsidR="00A70401" w:rsidRPr="00A70401">
              <w:rPr>
                <w:b/>
              </w:rPr>
              <w:t>inflection features</w:t>
            </w:r>
            <w:r w:rsidR="00A70401">
              <w:t xml:space="preserve"> dialog is displayed]</w:t>
            </w:r>
          </w:p>
          <w:p w:rsidR="003711E7" w:rsidRDefault="003711E7" w:rsidP="003711E7">
            <w:pPr>
              <w:pStyle w:val="ListBullet"/>
            </w:pPr>
            <w:r>
              <w:t>Choose the desired feature</w:t>
            </w:r>
          </w:p>
          <w:p w:rsidR="00A70401" w:rsidRPr="003711E7" w:rsidRDefault="00A70401" w:rsidP="003711E7">
            <w:pPr>
              <w:pStyle w:val="ListBullet"/>
            </w:pPr>
            <w:r>
              <w:t>Click OK</w:t>
            </w:r>
          </w:p>
        </w:tc>
        <w:tc>
          <w:tcPr>
            <w:tcW w:w="4409" w:type="dxa"/>
          </w:tcPr>
          <w:p w:rsidR="00A70401" w:rsidRDefault="00A70401" w:rsidP="00FC6713"/>
          <w:p w:rsidR="00A70401" w:rsidRDefault="00A70401" w:rsidP="00FC6713">
            <w:r>
              <w:object w:dxaOrig="3645" w:dyaOrig="795">
                <v:shape id="_x0000_i1048" type="#_x0000_t75" style="width:181.5pt;height:40.5pt" o:ole="">
                  <v:imagedata r:id="rId62" o:title=""/>
                </v:shape>
                <o:OLEObject Type="Embed" ProgID="PBrush" ShapeID="_x0000_i1048" DrawAspect="Content" ObjectID="_1720131434" r:id="rId63"/>
              </w:object>
            </w:r>
          </w:p>
          <w:p w:rsidR="00A70401" w:rsidRDefault="00A70401" w:rsidP="00FC6713"/>
          <w:p w:rsidR="003711E7" w:rsidRDefault="00A70401" w:rsidP="00A70401">
            <w:r>
              <w:object w:dxaOrig="2355" w:dyaOrig="2115">
                <v:shape id="_x0000_i1049" type="#_x0000_t75" style="width:119.3pt;height:106.5pt" o:ole="">
                  <v:imagedata r:id="rId64" o:title=""/>
                </v:shape>
                <o:OLEObject Type="Embed" ProgID="PBrush" ShapeID="_x0000_i1049" DrawAspect="Content" ObjectID="_1720131435" r:id="rId65"/>
              </w:object>
            </w:r>
          </w:p>
        </w:tc>
      </w:tr>
    </w:tbl>
    <w:p w:rsidR="0039092D" w:rsidRPr="0039092D" w:rsidRDefault="0039092D" w:rsidP="0039092D"/>
    <w:p w:rsidR="00CF20BB" w:rsidRDefault="00CF20BB">
      <w:pPr>
        <w:rPr>
          <w:rFonts w:ascii="Arial" w:hAnsi="Arial" w:cs="Arial"/>
          <w:b/>
          <w:bCs/>
          <w:i/>
          <w:iCs/>
          <w:sz w:val="28"/>
          <w:szCs w:val="28"/>
        </w:rPr>
      </w:pPr>
      <w:bookmarkStart w:id="69" w:name="_Toc224995127"/>
      <w:r>
        <w:br w:type="page"/>
      </w:r>
    </w:p>
    <w:p w:rsidR="00686754" w:rsidRPr="00686754" w:rsidRDefault="00686754" w:rsidP="00CF20BB">
      <w:pPr>
        <w:pStyle w:val="Heading2"/>
        <w:pBdr>
          <w:bottom w:val="single" w:sz="4" w:space="0" w:color="auto"/>
        </w:pBdr>
      </w:pPr>
      <w:bookmarkStart w:id="70" w:name="_Toc225601295"/>
      <w:r>
        <w:lastRenderedPageBreak/>
        <w:t>Adding Lexical Relations</w:t>
      </w:r>
      <w:bookmarkEnd w:id="69"/>
      <w:bookmarkEnd w:id="70"/>
      <w:r w:rsidR="00B22A87">
        <w:fldChar w:fldCharType="begin"/>
      </w:r>
      <w:r w:rsidR="004B491C">
        <w:instrText xml:space="preserve"> XE "</w:instrText>
      </w:r>
      <w:r w:rsidR="000B0FF8">
        <w:instrText>l</w:instrText>
      </w:r>
      <w:r w:rsidR="004B491C" w:rsidRPr="009D4312">
        <w:instrText xml:space="preserve">exical </w:instrText>
      </w:r>
      <w:r w:rsidR="000B0FF8">
        <w:instrText>r</w:instrText>
      </w:r>
      <w:r w:rsidR="004B491C" w:rsidRPr="009D4312">
        <w:instrText>elations</w:instrText>
      </w:r>
      <w:r w:rsidR="004B491C">
        <w:instrText xml:space="preserve">" </w:instrText>
      </w:r>
      <w:r w:rsidR="00B22A87">
        <w:fldChar w:fldCharType="end"/>
      </w:r>
    </w:p>
    <w:p w:rsidR="00686754" w:rsidRDefault="00686754" w:rsidP="00686754">
      <w:pPr>
        <w:pStyle w:val="Heading4"/>
      </w:pPr>
      <w:r>
        <w:t>15 lexical relations.swf</w:t>
      </w:r>
    </w:p>
    <w:p w:rsidR="00AF42D4" w:rsidRDefault="00AF42D4" w:rsidP="00AF42D4"/>
    <w:p w:rsidR="00AF42D4" w:rsidRDefault="00CF20BB" w:rsidP="00AF42D4">
      <w:r>
        <w:t xml:space="preserve">Language Explorer has some built-in lexical relations and you can add your own. </w:t>
      </w:r>
    </w:p>
    <w:p w:rsidR="00CF20BB" w:rsidRDefault="00CF20BB" w:rsidP="00CF20BB">
      <w:pPr>
        <w:pStyle w:val="Heading3"/>
      </w:pPr>
      <w:r>
        <w:t>Use one of the built-in lexical relations</w:t>
      </w:r>
    </w:p>
    <w:p w:rsidR="00CF20BB" w:rsidRDefault="00CF20BB" w:rsidP="00CF20BB">
      <w:pPr>
        <w:rPr>
          <w:i/>
        </w:rPr>
      </w:pPr>
      <w:r>
        <w:rPr>
          <w:i/>
        </w:rPr>
        <w:t>From the Lexicon area, lexicon edit view</w:t>
      </w:r>
    </w:p>
    <w:p w:rsidR="00CF20BB" w:rsidRDefault="00CF20BB" w:rsidP="00CF20BB">
      <w:pPr>
        <w:pStyle w:val="ListBullet"/>
      </w:pPr>
      <w:r>
        <w:t>Use the context menu button on the lexical relations field</w:t>
      </w:r>
    </w:p>
    <w:p w:rsidR="00CF20BB" w:rsidRDefault="00CF20BB" w:rsidP="00CF20BB">
      <w:pPr>
        <w:pStyle w:val="ListBullet"/>
        <w:numPr>
          <w:ilvl w:val="0"/>
          <w:numId w:val="0"/>
        </w:numPr>
        <w:ind w:left="360"/>
      </w:pPr>
      <w:r>
        <w:rPr>
          <w:noProof/>
        </w:rPr>
        <w:drawing>
          <wp:inline distT="0" distB="0" distL="0" distR="0">
            <wp:extent cx="2152650" cy="172466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cstate="print"/>
                    <a:srcRect/>
                    <a:stretch>
                      <a:fillRect/>
                    </a:stretch>
                  </pic:blipFill>
                  <pic:spPr bwMode="auto">
                    <a:xfrm>
                      <a:off x="0" y="0"/>
                      <a:ext cx="2152650" cy="1724660"/>
                    </a:xfrm>
                    <a:prstGeom prst="rect">
                      <a:avLst/>
                    </a:prstGeom>
                    <a:noFill/>
                    <a:ln w="9525">
                      <a:noFill/>
                      <a:miter lim="800000"/>
                      <a:headEnd/>
                      <a:tailEnd/>
                    </a:ln>
                  </pic:spPr>
                </pic:pic>
              </a:graphicData>
            </a:graphic>
          </wp:inline>
        </w:drawing>
      </w:r>
    </w:p>
    <w:p w:rsidR="00CF20BB" w:rsidRDefault="00CF20BB" w:rsidP="00CF20BB">
      <w:pPr>
        <w:pStyle w:val="ListBullet"/>
      </w:pPr>
      <w:r>
        <w:t>Select the desired relation (e.g. Insert Synonyms Relation)</w:t>
      </w:r>
    </w:p>
    <w:p w:rsidR="00CF20BB" w:rsidRDefault="00CF20BB" w:rsidP="00CF20BB">
      <w:pPr>
        <w:pStyle w:val="ListBullet"/>
        <w:numPr>
          <w:ilvl w:val="0"/>
          <w:numId w:val="0"/>
        </w:numPr>
        <w:ind w:left="360"/>
      </w:pPr>
      <w:r>
        <w:rPr>
          <w:noProof/>
        </w:rPr>
        <w:drawing>
          <wp:inline distT="0" distB="0" distL="0" distR="0">
            <wp:extent cx="3703955" cy="168973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srcRect/>
                    <a:stretch>
                      <a:fillRect/>
                    </a:stretch>
                  </pic:blipFill>
                  <pic:spPr bwMode="auto">
                    <a:xfrm>
                      <a:off x="0" y="0"/>
                      <a:ext cx="3703955" cy="1689735"/>
                    </a:xfrm>
                    <a:prstGeom prst="rect">
                      <a:avLst/>
                    </a:prstGeom>
                    <a:noFill/>
                    <a:ln w="9525">
                      <a:noFill/>
                      <a:miter lim="800000"/>
                      <a:headEnd/>
                      <a:tailEnd/>
                    </a:ln>
                  </pic:spPr>
                </pic:pic>
              </a:graphicData>
            </a:graphic>
          </wp:inline>
        </w:drawing>
      </w:r>
    </w:p>
    <w:p w:rsidR="00CF20BB" w:rsidRDefault="00CF20BB" w:rsidP="00CF20BB">
      <w:pPr>
        <w:pStyle w:val="ListBullet"/>
      </w:pPr>
      <w:r>
        <w:t>The lexical relation is added to both entries.</w:t>
      </w:r>
    </w:p>
    <w:p w:rsidR="00CF20BB" w:rsidRDefault="00CF20BB" w:rsidP="00CF20BB">
      <w:pPr>
        <w:pStyle w:val="ListBullet"/>
        <w:numPr>
          <w:ilvl w:val="0"/>
          <w:numId w:val="0"/>
        </w:numPr>
        <w:ind w:firstLine="360"/>
      </w:pPr>
      <w:r>
        <w:rPr>
          <w:noProof/>
        </w:rPr>
        <w:drawing>
          <wp:inline distT="0" distB="0" distL="0" distR="0">
            <wp:extent cx="3460750" cy="347345"/>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cstate="print"/>
                    <a:srcRect/>
                    <a:stretch>
                      <a:fillRect/>
                    </a:stretch>
                  </pic:blipFill>
                  <pic:spPr bwMode="auto">
                    <a:xfrm>
                      <a:off x="0" y="0"/>
                      <a:ext cx="3460750" cy="347345"/>
                    </a:xfrm>
                    <a:prstGeom prst="rect">
                      <a:avLst/>
                    </a:prstGeom>
                    <a:noFill/>
                    <a:ln w="9525">
                      <a:noFill/>
                      <a:miter lim="800000"/>
                      <a:headEnd/>
                      <a:tailEnd/>
                    </a:ln>
                  </pic:spPr>
                </pic:pic>
              </a:graphicData>
            </a:graphic>
          </wp:inline>
        </w:drawing>
      </w:r>
    </w:p>
    <w:p w:rsidR="00CF20BB" w:rsidRDefault="00CF20BB" w:rsidP="00CF20BB">
      <w:pPr>
        <w:pStyle w:val="ListBullet"/>
        <w:numPr>
          <w:ilvl w:val="0"/>
          <w:numId w:val="0"/>
        </w:numPr>
        <w:ind w:firstLine="360"/>
      </w:pPr>
    </w:p>
    <w:p w:rsidR="00CF20BB" w:rsidRPr="00CF20BB" w:rsidRDefault="00CF20BB" w:rsidP="00CF20BB">
      <w:pPr>
        <w:pStyle w:val="ListBullet"/>
        <w:numPr>
          <w:ilvl w:val="0"/>
          <w:numId w:val="0"/>
        </w:numPr>
        <w:ind w:left="360"/>
      </w:pPr>
      <w:r>
        <w:t>The link is maintained even if the other entry is edited. Some lexical relations allow you to add more than one entry to the relation.</w:t>
      </w:r>
    </w:p>
    <w:p w:rsidR="00CF20BB" w:rsidRDefault="00CF20BB">
      <w:pPr>
        <w:rPr>
          <w:rFonts w:ascii="Arial" w:hAnsi="Arial" w:cs="Arial"/>
          <w:b/>
          <w:bCs/>
          <w:i/>
          <w:iCs/>
          <w:sz w:val="28"/>
          <w:szCs w:val="28"/>
        </w:rPr>
      </w:pPr>
      <w:bookmarkStart w:id="71" w:name="_Toc224995128"/>
      <w:r>
        <w:br w:type="page"/>
      </w:r>
    </w:p>
    <w:p w:rsidR="00686754" w:rsidRPr="00686754" w:rsidRDefault="00686754" w:rsidP="00686754">
      <w:pPr>
        <w:pStyle w:val="Heading2"/>
      </w:pPr>
      <w:bookmarkStart w:id="72" w:name="_Toc225601296"/>
      <w:r>
        <w:lastRenderedPageBreak/>
        <w:t>Adding words collected by semantic domains</w:t>
      </w:r>
      <w:bookmarkEnd w:id="71"/>
      <w:bookmarkEnd w:id="72"/>
      <w:r w:rsidR="00B22A87">
        <w:fldChar w:fldCharType="begin"/>
      </w:r>
      <w:r w:rsidR="004B491C">
        <w:instrText xml:space="preserve"> XE "</w:instrText>
      </w:r>
      <w:r w:rsidR="004B491C" w:rsidRPr="009D4312">
        <w:instrText>semantic domains</w:instrText>
      </w:r>
      <w:r w:rsidR="004B491C">
        <w:instrText xml:space="preserve">" </w:instrText>
      </w:r>
      <w:r w:rsidR="00B22A87">
        <w:fldChar w:fldCharType="end"/>
      </w:r>
    </w:p>
    <w:p w:rsidR="00686754" w:rsidRDefault="00686754" w:rsidP="00686754">
      <w:pPr>
        <w:pStyle w:val="Heading4"/>
      </w:pPr>
      <w:r>
        <w:t>16 1 categorized entry.swf</w:t>
      </w:r>
    </w:p>
    <w:p w:rsidR="00686754" w:rsidRPr="00686754" w:rsidRDefault="00686754" w:rsidP="00686754"/>
    <w:p w:rsidR="00CF20BB" w:rsidRDefault="00CF20BB">
      <w:r>
        <w:t>Categorized entry is a special tool for efficiently entering words which were elicited in semantic domains at a workshop. (see the</w:t>
      </w:r>
      <w:r w:rsidR="001A6659">
        <w:t xml:space="preserve"> Dictionary Development Process on the</w:t>
      </w:r>
      <w:r>
        <w:t xml:space="preserve"> sil.org website).</w:t>
      </w:r>
    </w:p>
    <w:p w:rsidR="00CF20BB" w:rsidRDefault="00CF20BB"/>
    <w:p w:rsidR="00302C82" w:rsidRDefault="00CF20BB" w:rsidP="00CF20BB">
      <w:pPr>
        <w:pStyle w:val="Heading3"/>
      </w:pPr>
      <w:r>
        <w:t>Entering words by semantic domain</w:t>
      </w:r>
    </w:p>
    <w:p w:rsidR="00302C82" w:rsidRDefault="00302C82" w:rsidP="00302C82">
      <w:pPr>
        <w:rPr>
          <w:i/>
        </w:rPr>
      </w:pPr>
      <w:r>
        <w:rPr>
          <w:i/>
        </w:rPr>
        <w:t>In the lexicon area, Categorized Entry view</w:t>
      </w:r>
    </w:p>
    <w:p w:rsidR="00302C82" w:rsidRPr="00302C82" w:rsidRDefault="00302C82" w:rsidP="00302C82">
      <w:pPr>
        <w:pStyle w:val="ListBullet"/>
        <w:rPr>
          <w:rFonts w:asciiTheme="majorHAnsi" w:hAnsiTheme="majorHAnsi" w:cstheme="majorBidi"/>
          <w:sz w:val="26"/>
          <w:szCs w:val="26"/>
        </w:rPr>
      </w:pPr>
      <w:r>
        <w:t>Select the desired semantic domain in the centre pane (e.g. 2.1.1. Head)</w:t>
      </w:r>
    </w:p>
    <w:p w:rsidR="00302C82" w:rsidRPr="00302C82" w:rsidRDefault="00302C82" w:rsidP="00302C82">
      <w:pPr>
        <w:pStyle w:val="ListBullet"/>
        <w:rPr>
          <w:rFonts w:asciiTheme="majorHAnsi" w:hAnsiTheme="majorHAnsi" w:cstheme="majorBidi"/>
          <w:sz w:val="26"/>
          <w:szCs w:val="26"/>
        </w:rPr>
      </w:pPr>
      <w:r>
        <w:t xml:space="preserve">In the upper right pane </w:t>
      </w:r>
      <w:r w:rsidR="00795A97">
        <w:t xml:space="preserve">you can configure it to </w:t>
      </w:r>
      <w:r>
        <w:t>hide the questions and answers to save space</w:t>
      </w:r>
    </w:p>
    <w:p w:rsidR="00302C82" w:rsidRPr="00302C82" w:rsidRDefault="00302C82" w:rsidP="00302C82">
      <w:pPr>
        <w:pStyle w:val="ListBullet"/>
        <w:rPr>
          <w:rFonts w:asciiTheme="majorHAnsi" w:hAnsiTheme="majorHAnsi" w:cstheme="majorBidi"/>
          <w:sz w:val="26"/>
          <w:szCs w:val="26"/>
        </w:rPr>
      </w:pPr>
      <w:r>
        <w:t>In the lower right pane enter words for the selected semantic domain.</w:t>
      </w:r>
      <w:r>
        <w:br/>
        <w:t>[While you enter them Language Explorer makes new entries ]</w:t>
      </w:r>
    </w:p>
    <w:p w:rsidR="00795A97" w:rsidRPr="00795A97" w:rsidRDefault="00302C82" w:rsidP="00795A97">
      <w:pPr>
        <w:pStyle w:val="ListBullet"/>
        <w:tabs>
          <w:tab w:val="clear" w:pos="360"/>
          <w:tab w:val="num" w:pos="720"/>
        </w:tabs>
        <w:ind w:left="720"/>
        <w:rPr>
          <w:rFonts w:asciiTheme="majorHAnsi" w:hAnsiTheme="majorHAnsi" w:cstheme="majorBidi"/>
          <w:sz w:val="26"/>
          <w:szCs w:val="26"/>
        </w:rPr>
      </w:pPr>
      <w:r>
        <w:t>Using the keyboard, type</w:t>
      </w:r>
      <w:r w:rsidR="00795A97">
        <w:t xml:space="preserve"> enter for a new row</w:t>
      </w:r>
    </w:p>
    <w:p w:rsidR="00302C82" w:rsidRPr="00302C82" w:rsidRDefault="00302C82" w:rsidP="00795A97">
      <w:pPr>
        <w:pStyle w:val="ListBullet"/>
        <w:tabs>
          <w:tab w:val="clear" w:pos="360"/>
          <w:tab w:val="num" w:pos="720"/>
        </w:tabs>
        <w:ind w:left="720"/>
        <w:rPr>
          <w:rFonts w:asciiTheme="majorHAnsi" w:hAnsiTheme="majorHAnsi" w:cstheme="majorBidi"/>
          <w:sz w:val="26"/>
          <w:szCs w:val="26"/>
        </w:rPr>
      </w:pPr>
      <w:r>
        <w:t xml:space="preserve"> </w:t>
      </w:r>
      <w:r w:rsidR="00795A97">
        <w:t>T</w:t>
      </w:r>
      <w:r>
        <w:t>he</w:t>
      </w:r>
      <w:r w:rsidR="00795A97">
        <w:t>n type the</w:t>
      </w:r>
      <w:r>
        <w:t xml:space="preserve"> word then </w:t>
      </w:r>
      <w:r w:rsidR="00795A97">
        <w:t xml:space="preserve">press </w:t>
      </w:r>
      <w:r>
        <w:t xml:space="preserve">tab </w:t>
      </w:r>
      <w:r w:rsidR="00795A97">
        <w:t xml:space="preserve">then </w:t>
      </w:r>
      <w:r>
        <w:t>type the definition.</w:t>
      </w:r>
    </w:p>
    <w:p w:rsidR="00302C82" w:rsidRPr="00302C82" w:rsidRDefault="00302C82" w:rsidP="00302C82">
      <w:pPr>
        <w:pStyle w:val="ListBullet"/>
        <w:numPr>
          <w:ilvl w:val="0"/>
          <w:numId w:val="0"/>
        </w:numPr>
        <w:ind w:left="360"/>
        <w:rPr>
          <w:rFonts w:asciiTheme="majorHAnsi" w:hAnsiTheme="majorHAnsi" w:cstheme="majorBidi"/>
          <w:sz w:val="26"/>
          <w:szCs w:val="26"/>
        </w:rPr>
      </w:pPr>
    </w:p>
    <w:p w:rsidR="00832E98" w:rsidRDefault="00302C82" w:rsidP="00302C82">
      <w:pPr>
        <w:pStyle w:val="ListBullet"/>
        <w:numPr>
          <w:ilvl w:val="0"/>
          <w:numId w:val="0"/>
        </w:numPr>
        <w:ind w:left="360"/>
      </w:pPr>
      <w:r>
        <w:rPr>
          <w:noProof/>
        </w:rPr>
        <w:drawing>
          <wp:inline distT="0" distB="0" distL="0" distR="0">
            <wp:extent cx="3472180" cy="289369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cstate="print"/>
                    <a:srcRect/>
                    <a:stretch>
                      <a:fillRect/>
                    </a:stretch>
                  </pic:blipFill>
                  <pic:spPr bwMode="auto">
                    <a:xfrm>
                      <a:off x="0" y="0"/>
                      <a:ext cx="3472180" cy="2893695"/>
                    </a:xfrm>
                    <a:prstGeom prst="rect">
                      <a:avLst/>
                    </a:prstGeom>
                    <a:noFill/>
                    <a:ln w="9525">
                      <a:noFill/>
                      <a:miter lim="800000"/>
                      <a:headEnd/>
                      <a:tailEnd/>
                    </a:ln>
                  </pic:spPr>
                </pic:pic>
              </a:graphicData>
            </a:graphic>
          </wp:inline>
        </w:drawing>
      </w:r>
      <w:r w:rsidR="00CF20BB">
        <w:t xml:space="preserve"> </w:t>
      </w:r>
    </w:p>
    <w:p w:rsidR="00302C82" w:rsidRDefault="00302C82" w:rsidP="00302C82">
      <w:pPr>
        <w:pStyle w:val="ListBullet"/>
        <w:numPr>
          <w:ilvl w:val="0"/>
          <w:numId w:val="0"/>
        </w:numPr>
        <w:ind w:left="360"/>
      </w:pPr>
      <w:r>
        <w:t>The new entry created contains the information entered: i.e. lexeme form, definition and semantic domain</w:t>
      </w:r>
      <w:r w:rsidR="00795A97">
        <w:t xml:space="preserve"> (as shown above)</w:t>
      </w:r>
      <w:r>
        <w:t>.</w:t>
      </w:r>
    </w:p>
    <w:p w:rsidR="00302C82" w:rsidRDefault="001A6659" w:rsidP="00795A97">
      <w:pPr>
        <w:pStyle w:val="ListBullet"/>
        <w:tabs>
          <w:tab w:val="clear" w:pos="360"/>
          <w:tab w:val="num" w:pos="720"/>
        </w:tabs>
        <w:ind w:left="720"/>
      </w:pPr>
      <w:r>
        <w:t>If a matching entry is found, Language explorer just add</w:t>
      </w:r>
      <w:r w:rsidR="00795A97">
        <w:t>s</w:t>
      </w:r>
      <w:r>
        <w:t xml:space="preserve"> the semantic domain to the entry.</w:t>
      </w:r>
    </w:p>
    <w:p w:rsidR="001A6659" w:rsidRDefault="001A6659" w:rsidP="00795A97">
      <w:pPr>
        <w:pStyle w:val="ListBullet"/>
        <w:tabs>
          <w:tab w:val="clear" w:pos="360"/>
          <w:tab w:val="num" w:pos="720"/>
        </w:tabs>
        <w:ind w:left="720"/>
      </w:pPr>
      <w:r>
        <w:t>If the definition does not match, then Language Explorer adds a second sense</w:t>
      </w:r>
      <w:r w:rsidR="00795A97">
        <w:t xml:space="preserve"> with the new domain</w:t>
      </w:r>
      <w:r>
        <w:t>.</w:t>
      </w:r>
    </w:p>
    <w:p w:rsidR="001A6659" w:rsidRPr="00302C82" w:rsidRDefault="001A6659" w:rsidP="00302C82">
      <w:pPr>
        <w:pStyle w:val="ListBullet"/>
        <w:numPr>
          <w:ilvl w:val="0"/>
          <w:numId w:val="0"/>
        </w:numPr>
        <w:ind w:left="360"/>
        <w:rPr>
          <w:rFonts w:asciiTheme="majorHAnsi" w:hAnsiTheme="majorHAnsi" w:cstheme="majorBidi"/>
          <w:sz w:val="26"/>
          <w:szCs w:val="26"/>
        </w:rPr>
      </w:pPr>
      <w:r>
        <w:t>In this way Language Explorer does not add duplicates</w:t>
      </w:r>
      <w:r w:rsidR="00795A97">
        <w:t xml:space="preserve"> when you use categorized entry.</w:t>
      </w:r>
    </w:p>
    <w:p w:rsidR="00302C82" w:rsidRDefault="00302C82">
      <w:pPr>
        <w:rPr>
          <w:rFonts w:ascii="Arial" w:hAnsi="Arial" w:cs="Arial"/>
          <w:b/>
          <w:bCs/>
          <w:kern w:val="32"/>
          <w:sz w:val="32"/>
          <w:szCs w:val="32"/>
        </w:rPr>
      </w:pPr>
      <w:bookmarkStart w:id="73" w:name="_Toc224995129"/>
      <w:r>
        <w:br w:type="page"/>
      </w:r>
    </w:p>
    <w:p w:rsidR="00AF4502" w:rsidRDefault="00AF4502" w:rsidP="00AF4502">
      <w:pPr>
        <w:pStyle w:val="Heading1"/>
      </w:pPr>
      <w:bookmarkStart w:id="74" w:name="_Toc225601297"/>
      <w:r>
        <w:lastRenderedPageBreak/>
        <w:t>Bulk Edit</w:t>
      </w:r>
      <w:bookmarkEnd w:id="73"/>
      <w:bookmarkEnd w:id="74"/>
      <w:r w:rsidR="00B22A87">
        <w:fldChar w:fldCharType="begin"/>
      </w:r>
      <w:r w:rsidR="004B491C">
        <w:instrText xml:space="preserve"> XE "</w:instrText>
      </w:r>
      <w:r w:rsidR="000B0FF8">
        <w:instrText>b</w:instrText>
      </w:r>
      <w:r w:rsidR="004B491C" w:rsidRPr="009D4312">
        <w:instrText xml:space="preserve">ulk </w:instrText>
      </w:r>
      <w:r w:rsidR="000B0FF8">
        <w:instrText>e</w:instrText>
      </w:r>
      <w:r w:rsidR="004B491C" w:rsidRPr="009D4312">
        <w:instrText>dit</w:instrText>
      </w:r>
      <w:r w:rsidR="004B491C">
        <w:instrText xml:space="preserve">" </w:instrText>
      </w:r>
      <w:r w:rsidR="00B22A87">
        <w:fldChar w:fldCharType="end"/>
      </w:r>
    </w:p>
    <w:p w:rsidR="00686754" w:rsidRDefault="00686754" w:rsidP="00686754">
      <w:pPr>
        <w:pStyle w:val="Heading2"/>
      </w:pPr>
      <w:bookmarkStart w:id="75" w:name="_Toc224995130"/>
      <w:bookmarkStart w:id="76" w:name="_Toc225601298"/>
      <w:r>
        <w:t>Bulk Edit: List Choice</w:t>
      </w:r>
      <w:bookmarkEnd w:id="75"/>
      <w:bookmarkEnd w:id="76"/>
      <w:r w:rsidR="00B22A87">
        <w:fldChar w:fldCharType="begin"/>
      </w:r>
      <w:r w:rsidR="004B491C">
        <w:instrText xml:space="preserve"> XE "</w:instrText>
      </w:r>
      <w:r w:rsidR="000B0FF8" w:rsidRPr="004A1516">
        <w:instrText>bulk edit:</w:instrText>
      </w:r>
      <w:r w:rsidR="000B0FF8" w:rsidRPr="004A1516">
        <w:rPr>
          <w:lang w:val="en-AU"/>
        </w:rPr>
        <w:instrText>list choice</w:instrText>
      </w:r>
      <w:r w:rsidR="000B0FF8">
        <w:instrText>"</w:instrText>
      </w:r>
      <w:r w:rsidR="004B491C">
        <w:instrText xml:space="preserve"> </w:instrText>
      </w:r>
      <w:r w:rsidR="00B22A87">
        <w:fldChar w:fldCharType="end"/>
      </w:r>
    </w:p>
    <w:p w:rsidR="00686754" w:rsidRDefault="00686754" w:rsidP="00686754">
      <w:pPr>
        <w:pStyle w:val="Heading4"/>
      </w:pPr>
      <w:r>
        <w:t>16 2a BE List Choice.swf</w:t>
      </w:r>
    </w:p>
    <w:p w:rsidR="00686754" w:rsidRDefault="00686754" w:rsidP="00686754"/>
    <w:p w:rsidR="000452F0" w:rsidRDefault="000452F0" w:rsidP="00686754">
      <w:r>
        <w:t xml:space="preserve">Bulk edit tools allow you to make changes to numerous records at the same time. There are several bulk edit tools in Language Explorer. Each one allows you to work on a different kind of field. In the lexicon there are three such views: one to work on entry level fields, one for sense level fields and one to work on reversals. Bulk edit views provide different editing options on tabs. </w:t>
      </w:r>
    </w:p>
    <w:p w:rsidR="00832E98" w:rsidRDefault="00832E98" w:rsidP="00686754"/>
    <w:p w:rsidR="000452F0" w:rsidRDefault="000452F0" w:rsidP="00686754">
      <w:r w:rsidRPr="00832E98">
        <w:rPr>
          <w:b/>
        </w:rPr>
        <w:t>List choice</w:t>
      </w:r>
      <w:r>
        <w:t xml:space="preserve"> is for fields where the data comes from a list or a fixed set of choices. For example, grammatical category, entry type and morph type. </w:t>
      </w:r>
    </w:p>
    <w:p w:rsidR="000452F0" w:rsidRDefault="000452F0" w:rsidP="00686754"/>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46"/>
        <w:gridCol w:w="5791"/>
      </w:tblGrid>
      <w:tr w:rsidR="000452F0" w:rsidTr="004A6A06">
        <w:tc>
          <w:tcPr>
            <w:tcW w:w="3546" w:type="dxa"/>
          </w:tcPr>
          <w:p w:rsidR="000452F0" w:rsidRDefault="000452F0" w:rsidP="00FC6713">
            <w:pPr>
              <w:pStyle w:val="Heading3"/>
            </w:pPr>
            <w:bookmarkStart w:id="77" w:name="_Toc224995131"/>
            <w:r>
              <w:t>Bulk edit a field with list choice</w:t>
            </w:r>
            <w:bookmarkEnd w:id="77"/>
          </w:p>
          <w:p w:rsidR="000452F0" w:rsidRDefault="000452F0" w:rsidP="000452F0">
            <w:r>
              <w:rPr>
                <w:i/>
              </w:rPr>
              <w:t>In the lexicon area</w:t>
            </w:r>
            <w:r>
              <w:t xml:space="preserve"> </w:t>
            </w:r>
          </w:p>
          <w:p w:rsidR="000452F0" w:rsidRPr="000452F0" w:rsidRDefault="000452F0" w:rsidP="000452F0">
            <w:pPr>
              <w:pStyle w:val="ListBullet"/>
              <w:rPr>
                <w:b/>
              </w:rPr>
            </w:pPr>
            <w:r>
              <w:t xml:space="preserve">Click the desired </w:t>
            </w:r>
            <w:r w:rsidRPr="000452F0">
              <w:rPr>
                <w:b/>
              </w:rPr>
              <w:t>bulk edit view</w:t>
            </w:r>
            <w:r>
              <w:rPr>
                <w:b/>
              </w:rPr>
              <w:t xml:space="preserve"> </w:t>
            </w:r>
            <w:r>
              <w:t>(eg Bulk Edit Senses)</w:t>
            </w:r>
          </w:p>
          <w:p w:rsidR="000452F0" w:rsidRDefault="000452F0" w:rsidP="000452F0">
            <w:pPr>
              <w:pStyle w:val="ListBullet"/>
            </w:pPr>
            <w:r>
              <w:t xml:space="preserve">Click on the </w:t>
            </w:r>
            <w:r w:rsidRPr="00832E98">
              <w:rPr>
                <w:b/>
              </w:rPr>
              <w:t>List choice</w:t>
            </w:r>
            <w:r>
              <w:t xml:space="preserve"> tab</w:t>
            </w:r>
          </w:p>
          <w:p w:rsidR="00832E98" w:rsidRDefault="00832E98" w:rsidP="000452F0">
            <w:pPr>
              <w:pStyle w:val="ListBullet"/>
            </w:pPr>
            <w:r>
              <w:t>Ensure the desired target field is displayed in one of the columns (if not configure columns)</w:t>
            </w:r>
          </w:p>
          <w:p w:rsidR="00832E98" w:rsidRDefault="00832E98" w:rsidP="000452F0">
            <w:pPr>
              <w:pStyle w:val="ListBullet"/>
            </w:pPr>
            <w:r>
              <w:t>Set a filter as necessary to display the desired records</w:t>
            </w:r>
          </w:p>
          <w:p w:rsidR="000452F0" w:rsidRDefault="000452F0" w:rsidP="000452F0">
            <w:pPr>
              <w:pStyle w:val="ListBullet"/>
            </w:pPr>
            <w:r>
              <w:t xml:space="preserve">Choose the </w:t>
            </w:r>
            <w:r w:rsidRPr="00832E98">
              <w:rPr>
                <w:b/>
              </w:rPr>
              <w:t>target field</w:t>
            </w:r>
          </w:p>
          <w:p w:rsidR="000452F0" w:rsidRDefault="000452F0" w:rsidP="000452F0">
            <w:pPr>
              <w:pStyle w:val="ListBullet"/>
            </w:pPr>
            <w:r>
              <w:t xml:space="preserve">Choose the </w:t>
            </w:r>
            <w:r w:rsidRPr="00832E98">
              <w:rPr>
                <w:b/>
              </w:rPr>
              <w:t>Change to</w:t>
            </w:r>
            <w:r>
              <w:t xml:space="preserve"> value</w:t>
            </w:r>
          </w:p>
          <w:p w:rsidR="000452F0" w:rsidRDefault="000452F0" w:rsidP="00832E98">
            <w:pPr>
              <w:pStyle w:val="ListBullet"/>
            </w:pPr>
            <w:r>
              <w:t xml:space="preserve">Click </w:t>
            </w:r>
            <w:r w:rsidRPr="00832E98">
              <w:rPr>
                <w:b/>
              </w:rPr>
              <w:t>Preview</w:t>
            </w:r>
          </w:p>
          <w:p w:rsidR="00832E98" w:rsidRDefault="00832E98" w:rsidP="00832E98">
            <w:pPr>
              <w:pStyle w:val="ListBullet"/>
            </w:pPr>
            <w:r>
              <w:t>Review the changes</w:t>
            </w:r>
          </w:p>
          <w:p w:rsidR="00832E98" w:rsidRPr="006834D6" w:rsidRDefault="00832E98" w:rsidP="00832E98">
            <w:pPr>
              <w:pStyle w:val="ListBullet"/>
            </w:pPr>
            <w:r>
              <w:t xml:space="preserve">Click </w:t>
            </w:r>
            <w:r>
              <w:rPr>
                <w:b/>
              </w:rPr>
              <w:t>Apply</w:t>
            </w:r>
            <w:r>
              <w:t xml:space="preserve"> to make changes</w:t>
            </w:r>
          </w:p>
        </w:tc>
        <w:tc>
          <w:tcPr>
            <w:tcW w:w="5791" w:type="dxa"/>
          </w:tcPr>
          <w:p w:rsidR="000452F0" w:rsidRDefault="000452F0" w:rsidP="00FC6713">
            <w:r>
              <w:object w:dxaOrig="9150" w:dyaOrig="7215">
                <v:shape id="_x0000_i1050" type="#_x0000_t75" style="width:272.2pt;height:212.85pt" o:ole="">
                  <v:imagedata r:id="rId70" o:title=""/>
                </v:shape>
                <o:OLEObject Type="Embed" ProgID="PBrush" ShapeID="_x0000_i1050" DrawAspect="Content" ObjectID="_1720131436" r:id="rId71"/>
              </w:object>
            </w:r>
          </w:p>
        </w:tc>
      </w:tr>
    </w:tbl>
    <w:p w:rsidR="000452F0" w:rsidRDefault="000452F0" w:rsidP="00686754"/>
    <w:p w:rsidR="000452F0" w:rsidRDefault="000452F0" w:rsidP="00686754"/>
    <w:p w:rsidR="000452F0" w:rsidRPr="00686754" w:rsidRDefault="000452F0" w:rsidP="00686754"/>
    <w:p w:rsidR="008054DD" w:rsidRDefault="008054DD">
      <w:pPr>
        <w:rPr>
          <w:rFonts w:ascii="Arial" w:hAnsi="Arial" w:cs="Arial"/>
          <w:b/>
          <w:bCs/>
          <w:i/>
          <w:iCs/>
          <w:sz w:val="28"/>
          <w:szCs w:val="28"/>
        </w:rPr>
      </w:pPr>
      <w:r>
        <w:br w:type="page"/>
      </w:r>
    </w:p>
    <w:p w:rsidR="00686754" w:rsidRDefault="00686754" w:rsidP="00686754">
      <w:pPr>
        <w:pStyle w:val="Heading2"/>
      </w:pPr>
      <w:bookmarkStart w:id="78" w:name="_Toc224995132"/>
      <w:bookmarkStart w:id="79" w:name="_Toc225601299"/>
      <w:r>
        <w:lastRenderedPageBreak/>
        <w:t>Bulk Edit: Copy</w:t>
      </w:r>
      <w:bookmarkEnd w:id="78"/>
      <w:bookmarkEnd w:id="79"/>
      <w:r w:rsidR="00B22A87">
        <w:fldChar w:fldCharType="begin"/>
      </w:r>
      <w:r w:rsidR="004B491C">
        <w:instrText xml:space="preserve"> XE "</w:instrText>
      </w:r>
      <w:r w:rsidR="000B0FF8" w:rsidRPr="0030408A">
        <w:instrText>bulk edit:</w:instrText>
      </w:r>
      <w:r w:rsidR="000B0FF8" w:rsidRPr="0030408A">
        <w:rPr>
          <w:lang w:val="en-AU"/>
        </w:rPr>
        <w:instrText>copy</w:instrText>
      </w:r>
      <w:r w:rsidR="004B491C">
        <w:instrText xml:space="preserve">" </w:instrText>
      </w:r>
      <w:r w:rsidR="00B22A87">
        <w:fldChar w:fldCharType="end"/>
      </w:r>
    </w:p>
    <w:p w:rsidR="00686754" w:rsidRDefault="00686754" w:rsidP="00686754">
      <w:pPr>
        <w:pStyle w:val="Heading4"/>
      </w:pPr>
      <w:r>
        <w:t>16 2b BE Copy.swf</w:t>
      </w:r>
    </w:p>
    <w:p w:rsidR="00832E98" w:rsidRDefault="00832E98" w:rsidP="00832E98"/>
    <w:p w:rsidR="00832E98" w:rsidRDefault="00832E98" w:rsidP="00832E98">
      <w:r>
        <w:t>Bulk copy is for copying data from one field to another. For example, copy the one word definitions to the gloss field.</w:t>
      </w:r>
      <w:r w:rsidR="008054DD">
        <w:rPr>
          <w:noProof/>
        </w:rPr>
        <w:drawing>
          <wp:inline distT="0" distB="0" distL="0" distR="0">
            <wp:extent cx="5486400" cy="330835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cstate="print"/>
                    <a:srcRect/>
                    <a:stretch>
                      <a:fillRect/>
                    </a:stretch>
                  </pic:blipFill>
                  <pic:spPr bwMode="auto">
                    <a:xfrm>
                      <a:off x="0" y="0"/>
                      <a:ext cx="5486400" cy="3308350"/>
                    </a:xfrm>
                    <a:prstGeom prst="rect">
                      <a:avLst/>
                    </a:prstGeom>
                    <a:noFill/>
                    <a:ln w="9525">
                      <a:noFill/>
                      <a:miter lim="800000"/>
                      <a:headEnd/>
                      <a:tailEnd/>
                    </a:ln>
                  </pic:spPr>
                </pic:pic>
              </a:graphicData>
            </a:graphic>
          </wp:inline>
        </w:drawing>
      </w:r>
    </w:p>
    <w:p w:rsidR="008054DD" w:rsidRDefault="008054DD" w:rsidP="00FC6713">
      <w:pPr>
        <w:tabs>
          <w:tab w:val="left" w:pos="2562"/>
        </w:tabs>
      </w:pPr>
      <w:r w:rsidRPr="006834D6">
        <w:tab/>
      </w:r>
    </w:p>
    <w:p w:rsidR="008054DD" w:rsidRDefault="008054DD" w:rsidP="008054DD">
      <w:pPr>
        <w:pStyle w:val="Heading3"/>
      </w:pPr>
      <w:bookmarkStart w:id="80" w:name="_Toc224995133"/>
      <w:r>
        <w:t>Bulk edit a field with Bulk Copy</w:t>
      </w:r>
      <w:bookmarkEnd w:id="80"/>
    </w:p>
    <w:p w:rsidR="008054DD" w:rsidRDefault="008054DD" w:rsidP="008054DD">
      <w:r>
        <w:rPr>
          <w:i/>
        </w:rPr>
        <w:t>In the lexicon area</w:t>
      </w:r>
      <w:r>
        <w:t xml:space="preserve"> </w:t>
      </w:r>
    </w:p>
    <w:p w:rsidR="008054DD" w:rsidRPr="000452F0" w:rsidRDefault="008054DD" w:rsidP="008054DD">
      <w:pPr>
        <w:pStyle w:val="ListBullet"/>
        <w:rPr>
          <w:b/>
        </w:rPr>
      </w:pPr>
      <w:r>
        <w:t xml:space="preserve">Click the desired </w:t>
      </w:r>
      <w:r w:rsidRPr="000452F0">
        <w:rPr>
          <w:b/>
        </w:rPr>
        <w:t>bulk edit view</w:t>
      </w:r>
      <w:r>
        <w:rPr>
          <w:b/>
        </w:rPr>
        <w:t xml:space="preserve"> </w:t>
      </w:r>
      <w:r>
        <w:t>(eg Bulk Edit Senses)</w:t>
      </w:r>
    </w:p>
    <w:p w:rsidR="008054DD" w:rsidRDefault="008054DD" w:rsidP="008054DD">
      <w:pPr>
        <w:pStyle w:val="ListBullet"/>
      </w:pPr>
      <w:r>
        <w:t xml:space="preserve">Click on the </w:t>
      </w:r>
      <w:r>
        <w:rPr>
          <w:b/>
        </w:rPr>
        <w:t>Bulk copy</w:t>
      </w:r>
      <w:r>
        <w:t xml:space="preserve"> tab</w:t>
      </w:r>
    </w:p>
    <w:p w:rsidR="008054DD" w:rsidRDefault="008054DD" w:rsidP="008054DD">
      <w:pPr>
        <w:pStyle w:val="ListBullet"/>
      </w:pPr>
      <w:r>
        <w:t xml:space="preserve">Ensure the desired source and target fields are displayed in the columns </w:t>
      </w:r>
      <w:r>
        <w:br/>
        <w:t>(if not configure columns)</w:t>
      </w:r>
    </w:p>
    <w:p w:rsidR="008054DD" w:rsidRDefault="008054DD" w:rsidP="008054DD">
      <w:pPr>
        <w:pStyle w:val="ListBullet"/>
      </w:pPr>
      <w:r>
        <w:t xml:space="preserve">Set a </w:t>
      </w:r>
      <w:r w:rsidRPr="008054DD">
        <w:rPr>
          <w:b/>
        </w:rPr>
        <w:t>filter</w:t>
      </w:r>
      <w:r>
        <w:t xml:space="preserve"> as necessary to display the desired records</w:t>
      </w:r>
    </w:p>
    <w:p w:rsidR="008054DD" w:rsidRDefault="008054DD" w:rsidP="008054DD">
      <w:pPr>
        <w:pStyle w:val="ListBullet"/>
      </w:pPr>
      <w:r>
        <w:t>Uncheck any records you don’t want copied</w:t>
      </w:r>
    </w:p>
    <w:p w:rsidR="008054DD" w:rsidRDefault="008054DD" w:rsidP="008054DD">
      <w:pPr>
        <w:pStyle w:val="ListBullet"/>
      </w:pPr>
      <w:r>
        <w:t xml:space="preserve">Choose the </w:t>
      </w:r>
      <w:r>
        <w:rPr>
          <w:b/>
        </w:rPr>
        <w:t>Source</w:t>
      </w:r>
      <w:r w:rsidRPr="00832E98">
        <w:rPr>
          <w:b/>
        </w:rPr>
        <w:t xml:space="preserve"> field</w:t>
      </w:r>
    </w:p>
    <w:p w:rsidR="008054DD" w:rsidRDefault="008054DD" w:rsidP="008054DD">
      <w:pPr>
        <w:pStyle w:val="ListBullet"/>
      </w:pPr>
      <w:r>
        <w:t xml:space="preserve">Choose the </w:t>
      </w:r>
      <w:r>
        <w:rPr>
          <w:b/>
        </w:rPr>
        <w:t>Target field</w:t>
      </w:r>
      <w:r>
        <w:t xml:space="preserve"> </w:t>
      </w:r>
    </w:p>
    <w:p w:rsidR="008054DD" w:rsidRDefault="008054DD" w:rsidP="008054DD">
      <w:pPr>
        <w:pStyle w:val="ListBullet"/>
      </w:pPr>
      <w:r>
        <w:t xml:space="preserve">Click </w:t>
      </w:r>
      <w:r w:rsidRPr="00832E98">
        <w:rPr>
          <w:b/>
        </w:rPr>
        <w:t>Preview</w:t>
      </w:r>
    </w:p>
    <w:p w:rsidR="008054DD" w:rsidRDefault="008054DD" w:rsidP="008054DD">
      <w:pPr>
        <w:pStyle w:val="ListBullet"/>
      </w:pPr>
      <w:r>
        <w:t>Review the changes and make further adjustments by deselecting any others don’t want copied</w:t>
      </w:r>
    </w:p>
    <w:p w:rsidR="008054DD" w:rsidRDefault="008054DD" w:rsidP="008054DD">
      <w:pPr>
        <w:pStyle w:val="ListBullet"/>
      </w:pPr>
      <w:r>
        <w:t xml:space="preserve">Click </w:t>
      </w:r>
      <w:r>
        <w:rPr>
          <w:b/>
        </w:rPr>
        <w:t>Apply</w:t>
      </w:r>
      <w:r>
        <w:t xml:space="preserve"> to make the changes</w:t>
      </w:r>
      <w:r>
        <w:rPr>
          <w:rFonts w:asciiTheme="majorHAnsi" w:eastAsiaTheme="majorEastAsia" w:hAnsiTheme="majorHAnsi" w:cstheme="majorBidi"/>
          <w:b/>
          <w:bCs/>
          <w:sz w:val="26"/>
          <w:szCs w:val="26"/>
        </w:rPr>
        <w:tab/>
      </w:r>
    </w:p>
    <w:p w:rsidR="00686754" w:rsidRDefault="00686754" w:rsidP="00686754"/>
    <w:p w:rsidR="008054DD" w:rsidRDefault="008054DD">
      <w:pPr>
        <w:rPr>
          <w:rFonts w:ascii="Arial" w:hAnsi="Arial" w:cs="Arial"/>
          <w:b/>
          <w:bCs/>
          <w:i/>
          <w:iCs/>
          <w:sz w:val="28"/>
          <w:szCs w:val="28"/>
        </w:rPr>
      </w:pPr>
      <w:r>
        <w:br w:type="page"/>
      </w:r>
    </w:p>
    <w:p w:rsidR="00686754" w:rsidRPr="00686754" w:rsidRDefault="00686754" w:rsidP="00686754">
      <w:pPr>
        <w:pStyle w:val="Heading2"/>
      </w:pPr>
      <w:bookmarkStart w:id="81" w:name="_Toc224995134"/>
      <w:bookmarkStart w:id="82" w:name="_Toc225601300"/>
      <w:r>
        <w:lastRenderedPageBreak/>
        <w:t>Bulk Edit: Click Copy</w:t>
      </w:r>
      <w:bookmarkEnd w:id="81"/>
      <w:bookmarkEnd w:id="82"/>
      <w:r w:rsidR="00B22A87">
        <w:fldChar w:fldCharType="begin"/>
      </w:r>
      <w:r w:rsidR="004B491C">
        <w:instrText xml:space="preserve"> XE "</w:instrText>
      </w:r>
      <w:r w:rsidR="000B0FF8" w:rsidRPr="008B0E3A">
        <w:instrText>bulk edit:</w:instrText>
      </w:r>
      <w:r w:rsidR="000B0FF8" w:rsidRPr="008B0E3A">
        <w:rPr>
          <w:lang w:val="en-AU"/>
        </w:rPr>
        <w:instrText>click copy</w:instrText>
      </w:r>
      <w:r w:rsidR="004B491C">
        <w:instrText xml:space="preserve">" </w:instrText>
      </w:r>
      <w:r w:rsidR="00B22A87">
        <w:fldChar w:fldCharType="end"/>
      </w:r>
    </w:p>
    <w:p w:rsidR="00686754" w:rsidRDefault="00686754" w:rsidP="00686754">
      <w:pPr>
        <w:pStyle w:val="Heading4"/>
      </w:pPr>
      <w:r>
        <w:t>16 2c BE Click Copy.swf</w:t>
      </w:r>
    </w:p>
    <w:p w:rsidR="00686754" w:rsidRDefault="00686754" w:rsidP="00686754"/>
    <w:p w:rsidR="00916F11" w:rsidRDefault="00916F11" w:rsidP="00686754">
      <w:r>
        <w:t xml:space="preserve">Click copy is an unusual </w:t>
      </w:r>
      <w:r w:rsidR="00193903">
        <w:t>tool</w:t>
      </w:r>
      <w:r>
        <w:t xml:space="preserve"> in which anything you click is copied to a designated field.  For example, </w:t>
      </w:r>
      <w:r w:rsidR="00FC6713">
        <w:t xml:space="preserve">you can </w:t>
      </w:r>
      <w:r>
        <w:t>set the reversal as the target and click on anything in the definition field to make reversal entries.</w:t>
      </w:r>
    </w:p>
    <w:p w:rsidR="00916F11" w:rsidRDefault="00916F11" w:rsidP="00686754"/>
    <w:p w:rsidR="00916F11" w:rsidRDefault="00916F11" w:rsidP="00686754">
      <w:r>
        <w:rPr>
          <w:noProof/>
        </w:rPr>
        <w:drawing>
          <wp:inline distT="0" distB="0" distL="0" distR="0">
            <wp:extent cx="5476240" cy="334962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srcRect/>
                    <a:stretch>
                      <a:fillRect/>
                    </a:stretch>
                  </pic:blipFill>
                  <pic:spPr bwMode="auto">
                    <a:xfrm>
                      <a:off x="0" y="0"/>
                      <a:ext cx="5476240" cy="3349625"/>
                    </a:xfrm>
                    <a:prstGeom prst="rect">
                      <a:avLst/>
                    </a:prstGeom>
                    <a:noFill/>
                    <a:ln w="9525">
                      <a:noFill/>
                      <a:miter lim="800000"/>
                      <a:headEnd/>
                      <a:tailEnd/>
                    </a:ln>
                  </pic:spPr>
                </pic:pic>
              </a:graphicData>
            </a:graphic>
          </wp:inline>
        </w:drawing>
      </w:r>
    </w:p>
    <w:p w:rsidR="00832E98" w:rsidRDefault="00832E98" w:rsidP="00686754"/>
    <w:p w:rsidR="00916F11" w:rsidRDefault="00916F11" w:rsidP="00916F11">
      <w:pPr>
        <w:pStyle w:val="Heading3"/>
      </w:pPr>
      <w:bookmarkStart w:id="83" w:name="_Toc224995135"/>
      <w:r>
        <w:t>Bulk edit a field with Click Copy</w:t>
      </w:r>
      <w:bookmarkEnd w:id="83"/>
      <w:r>
        <w:t xml:space="preserve"> </w:t>
      </w:r>
    </w:p>
    <w:p w:rsidR="00916F11" w:rsidRDefault="00916F11" w:rsidP="00916F11">
      <w:r>
        <w:rPr>
          <w:i/>
        </w:rPr>
        <w:t>In the lexicon area</w:t>
      </w:r>
      <w:r>
        <w:t xml:space="preserve"> </w:t>
      </w:r>
    </w:p>
    <w:p w:rsidR="00916F11" w:rsidRPr="000452F0" w:rsidRDefault="00916F11" w:rsidP="00916F11">
      <w:pPr>
        <w:pStyle w:val="ListBullet"/>
        <w:rPr>
          <w:b/>
        </w:rPr>
      </w:pPr>
      <w:r>
        <w:t xml:space="preserve">Click the desired </w:t>
      </w:r>
      <w:r w:rsidRPr="000452F0">
        <w:rPr>
          <w:b/>
        </w:rPr>
        <w:t>bulk edit view</w:t>
      </w:r>
      <w:r>
        <w:rPr>
          <w:b/>
        </w:rPr>
        <w:t xml:space="preserve"> </w:t>
      </w:r>
      <w:r>
        <w:t>(e.g. Bulk Edit Senses)</w:t>
      </w:r>
    </w:p>
    <w:p w:rsidR="00916F11" w:rsidRDefault="00916F11" w:rsidP="00916F11">
      <w:pPr>
        <w:pStyle w:val="ListBullet"/>
      </w:pPr>
      <w:r>
        <w:t xml:space="preserve">Click on the </w:t>
      </w:r>
      <w:r>
        <w:rPr>
          <w:b/>
        </w:rPr>
        <w:t>Click copy</w:t>
      </w:r>
      <w:r>
        <w:t xml:space="preserve"> tab</w:t>
      </w:r>
    </w:p>
    <w:p w:rsidR="00916F11" w:rsidRDefault="00916F11" w:rsidP="00916F11">
      <w:pPr>
        <w:pStyle w:val="ListBullet"/>
      </w:pPr>
      <w:r>
        <w:t xml:space="preserve">Ensure the desired source and target fields are displayed in the columns </w:t>
      </w:r>
      <w:r>
        <w:br/>
        <w:t>(if not configure columns)</w:t>
      </w:r>
    </w:p>
    <w:p w:rsidR="00916F11" w:rsidRDefault="00916F11" w:rsidP="00916F11">
      <w:pPr>
        <w:pStyle w:val="ListBullet"/>
      </w:pPr>
      <w:r>
        <w:t xml:space="preserve">Set a </w:t>
      </w:r>
      <w:r w:rsidRPr="008054DD">
        <w:rPr>
          <w:b/>
        </w:rPr>
        <w:t>filter</w:t>
      </w:r>
      <w:r>
        <w:t xml:space="preserve"> as necessary to display the desired records</w:t>
      </w:r>
    </w:p>
    <w:p w:rsidR="00916F11" w:rsidRDefault="00916F11" w:rsidP="00916F11">
      <w:pPr>
        <w:pStyle w:val="ListBullet"/>
      </w:pPr>
      <w:r>
        <w:t xml:space="preserve">Choose the </w:t>
      </w:r>
      <w:r>
        <w:rPr>
          <w:b/>
        </w:rPr>
        <w:t>Target field</w:t>
      </w:r>
      <w:r>
        <w:t xml:space="preserve"> </w:t>
      </w:r>
    </w:p>
    <w:p w:rsidR="00916F11" w:rsidRDefault="00916F11" w:rsidP="00916F11">
      <w:pPr>
        <w:pStyle w:val="ListBullet"/>
      </w:pPr>
      <w:r>
        <w:t xml:space="preserve">Click </w:t>
      </w:r>
      <w:r>
        <w:rPr>
          <w:b/>
        </w:rPr>
        <w:t>on any word in the source field</w:t>
      </w:r>
      <w:r>
        <w:t xml:space="preserve"> and the word will be added to the target field.</w:t>
      </w:r>
    </w:p>
    <w:p w:rsidR="00916F11" w:rsidRDefault="00916F11" w:rsidP="00916F11">
      <w:pPr>
        <w:pStyle w:val="ListBullet"/>
      </w:pPr>
      <w:r>
        <w:t>Note: if the target field isn’t empty it adds the word separated by commas. To change this set the options in the “If the Target field is not empty section.</w:t>
      </w:r>
    </w:p>
    <w:p w:rsidR="00832E98" w:rsidRDefault="00832E98" w:rsidP="00686754"/>
    <w:p w:rsidR="00686754" w:rsidRPr="00686754" w:rsidRDefault="00686754" w:rsidP="00686754">
      <w:pPr>
        <w:pStyle w:val="Heading2"/>
      </w:pPr>
      <w:bookmarkStart w:id="84" w:name="_Toc224995136"/>
      <w:bookmarkStart w:id="85" w:name="_Toc225601301"/>
      <w:r>
        <w:t>Bulk Edit: Process</w:t>
      </w:r>
      <w:bookmarkEnd w:id="84"/>
      <w:bookmarkEnd w:id="85"/>
      <w:r w:rsidR="00B22A87">
        <w:fldChar w:fldCharType="begin"/>
      </w:r>
      <w:r w:rsidR="004B491C">
        <w:instrText xml:space="preserve"> XE "</w:instrText>
      </w:r>
      <w:r w:rsidR="000B0FF8" w:rsidRPr="007D2A8D">
        <w:instrText>bulk edit:</w:instrText>
      </w:r>
      <w:r w:rsidR="000B0FF8" w:rsidRPr="007D2A8D">
        <w:rPr>
          <w:lang w:val="en-AU"/>
        </w:rPr>
        <w:instrText>process</w:instrText>
      </w:r>
      <w:r w:rsidR="004B491C">
        <w:instrText xml:space="preserve">" </w:instrText>
      </w:r>
      <w:r w:rsidR="00B22A87">
        <w:fldChar w:fldCharType="end"/>
      </w:r>
    </w:p>
    <w:p w:rsidR="00686754" w:rsidRDefault="00686754" w:rsidP="00686754">
      <w:pPr>
        <w:pStyle w:val="Heading4"/>
      </w:pPr>
      <w:r>
        <w:t>16 2d BE Process.swf</w:t>
      </w:r>
    </w:p>
    <w:p w:rsidR="00686754" w:rsidRDefault="00686754" w:rsidP="00686754">
      <w:pPr>
        <w:pStyle w:val="Heading4"/>
      </w:pPr>
    </w:p>
    <w:p w:rsidR="00FC6713" w:rsidRDefault="00FC6713" w:rsidP="00FC6713">
      <w:r>
        <w:t>The Process tab allows you to apply a process to a field which is then saved into either the same or a different field.</w:t>
      </w:r>
    </w:p>
    <w:p w:rsidR="00FC6713" w:rsidRDefault="00FC6713" w:rsidP="00FC6713"/>
    <w:p w:rsidR="00FC6713" w:rsidRDefault="00FC6713" w:rsidP="00FC6713">
      <w:r>
        <w:lastRenderedPageBreak/>
        <w:t xml:space="preserve">Processes supported in this tool include encoding converters such as TECkit mappings and consistent changes tables. </w:t>
      </w:r>
    </w:p>
    <w:p w:rsidR="00FC6713" w:rsidRDefault="00FC6713" w:rsidP="00FC6713">
      <w:r>
        <w:rPr>
          <w:noProof/>
        </w:rPr>
        <w:drawing>
          <wp:inline distT="0" distB="0" distL="0" distR="0">
            <wp:extent cx="5476240" cy="324675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cstate="print"/>
                    <a:srcRect/>
                    <a:stretch>
                      <a:fillRect/>
                    </a:stretch>
                  </pic:blipFill>
                  <pic:spPr bwMode="auto">
                    <a:xfrm>
                      <a:off x="0" y="0"/>
                      <a:ext cx="5476240" cy="3246755"/>
                    </a:xfrm>
                    <a:prstGeom prst="rect">
                      <a:avLst/>
                    </a:prstGeom>
                    <a:noFill/>
                    <a:ln w="9525">
                      <a:noFill/>
                      <a:miter lim="800000"/>
                      <a:headEnd/>
                      <a:tailEnd/>
                    </a:ln>
                  </pic:spPr>
                </pic:pic>
              </a:graphicData>
            </a:graphic>
          </wp:inline>
        </w:drawing>
      </w:r>
    </w:p>
    <w:p w:rsidR="00FC6713" w:rsidRDefault="00FC6713" w:rsidP="00FC6713">
      <w:pPr>
        <w:pStyle w:val="Heading3"/>
      </w:pPr>
      <w:bookmarkStart w:id="86" w:name="_Toc224995137"/>
      <w:r>
        <w:t>Bulk edit a field with Process</w:t>
      </w:r>
      <w:bookmarkEnd w:id="86"/>
      <w:r>
        <w:t xml:space="preserve"> </w:t>
      </w:r>
    </w:p>
    <w:p w:rsidR="00FC6713" w:rsidRDefault="00FC6713" w:rsidP="00FC6713">
      <w:r>
        <w:rPr>
          <w:i/>
        </w:rPr>
        <w:t>In the lexicon area</w:t>
      </w:r>
      <w:r>
        <w:t xml:space="preserve"> </w:t>
      </w:r>
    </w:p>
    <w:p w:rsidR="00FC6713" w:rsidRPr="000452F0" w:rsidRDefault="00FC6713" w:rsidP="00FC6713">
      <w:pPr>
        <w:pStyle w:val="ListBullet"/>
        <w:rPr>
          <w:b/>
        </w:rPr>
      </w:pPr>
      <w:r>
        <w:t xml:space="preserve">Click the desired </w:t>
      </w:r>
      <w:r w:rsidRPr="000452F0">
        <w:rPr>
          <w:b/>
        </w:rPr>
        <w:t>bulk edit view</w:t>
      </w:r>
      <w:r>
        <w:rPr>
          <w:b/>
        </w:rPr>
        <w:t xml:space="preserve"> </w:t>
      </w:r>
      <w:r>
        <w:t>(e.g. Bulk Edit Senses)</w:t>
      </w:r>
    </w:p>
    <w:p w:rsidR="00FC6713" w:rsidRDefault="00FC6713" w:rsidP="00FC6713">
      <w:pPr>
        <w:pStyle w:val="ListBullet"/>
      </w:pPr>
      <w:r>
        <w:t xml:space="preserve">Click on the </w:t>
      </w:r>
      <w:r>
        <w:rPr>
          <w:b/>
        </w:rPr>
        <w:t>Process</w:t>
      </w:r>
      <w:r>
        <w:t xml:space="preserve"> tab</w:t>
      </w:r>
    </w:p>
    <w:p w:rsidR="00FC6713" w:rsidRDefault="00FC6713" w:rsidP="00FC6713">
      <w:pPr>
        <w:pStyle w:val="ListBullet"/>
      </w:pPr>
      <w:r>
        <w:t xml:space="preserve">Click the </w:t>
      </w:r>
      <w:r>
        <w:rPr>
          <w:b/>
        </w:rPr>
        <w:t>setup</w:t>
      </w:r>
      <w:r>
        <w:t xml:space="preserve"> button</w:t>
      </w:r>
    </w:p>
    <w:p w:rsidR="00FC6713" w:rsidRPr="00FC6713" w:rsidRDefault="00FC6713" w:rsidP="00FC6713">
      <w:pPr>
        <w:pStyle w:val="ListBullet"/>
      </w:pPr>
      <w:r>
        <w:t xml:space="preserve">Click </w:t>
      </w:r>
      <w:r w:rsidRPr="00FC6713">
        <w:rPr>
          <w:b/>
        </w:rPr>
        <w:t>Add</w:t>
      </w:r>
    </w:p>
    <w:p w:rsidR="00FC6713" w:rsidRDefault="00FC6713" w:rsidP="00FC6713">
      <w:pPr>
        <w:pStyle w:val="ListBullet"/>
      </w:pPr>
      <w:r>
        <w:t>Type the name of the new converter</w:t>
      </w:r>
    </w:p>
    <w:p w:rsidR="00FC6713" w:rsidRDefault="00FC6713" w:rsidP="00FC6713">
      <w:pPr>
        <w:pStyle w:val="ListBullet"/>
      </w:pPr>
      <w:r>
        <w:t xml:space="preserve">Then select the </w:t>
      </w:r>
      <w:r w:rsidRPr="00FC6713">
        <w:rPr>
          <w:b/>
        </w:rPr>
        <w:t>TECkit</w:t>
      </w:r>
      <w:r>
        <w:t xml:space="preserve"> file</w:t>
      </w:r>
    </w:p>
    <w:p w:rsidR="00FC6713" w:rsidRDefault="00FC6713" w:rsidP="00FC6713">
      <w:pPr>
        <w:pStyle w:val="ListBullet"/>
      </w:pPr>
      <w:r>
        <w:t>Then select the converter type (e.g. Unicode to and from Unicode)</w:t>
      </w:r>
    </w:p>
    <w:p w:rsidR="00FC6713" w:rsidRDefault="00FC6713" w:rsidP="00FC6713">
      <w:pPr>
        <w:pStyle w:val="ListBullet"/>
      </w:pPr>
      <w:r>
        <w:t xml:space="preserve">Ensure the desired source and target fields are displayed in the columns </w:t>
      </w:r>
      <w:r>
        <w:br/>
        <w:t>(if not configure columns)</w:t>
      </w:r>
    </w:p>
    <w:p w:rsidR="00FC6713" w:rsidRDefault="00FC6713" w:rsidP="00FC6713">
      <w:pPr>
        <w:pStyle w:val="ListBullet"/>
      </w:pPr>
      <w:r>
        <w:t xml:space="preserve">Choose the </w:t>
      </w:r>
      <w:r>
        <w:rPr>
          <w:b/>
        </w:rPr>
        <w:t>Source field</w:t>
      </w:r>
      <w:r>
        <w:t xml:space="preserve"> </w:t>
      </w:r>
    </w:p>
    <w:p w:rsidR="00FC6713" w:rsidRDefault="00FC6713" w:rsidP="00FC6713">
      <w:pPr>
        <w:pStyle w:val="ListBullet"/>
      </w:pPr>
      <w:r>
        <w:t xml:space="preserve">Choose the </w:t>
      </w:r>
      <w:r w:rsidRPr="00FC6713">
        <w:rPr>
          <w:b/>
        </w:rPr>
        <w:t>Target field</w:t>
      </w:r>
      <w:r>
        <w:t xml:space="preserve"> (with correct writing system)</w:t>
      </w:r>
    </w:p>
    <w:p w:rsidR="00FC6713" w:rsidRPr="00FC6713" w:rsidRDefault="00FC6713" w:rsidP="00FC6713">
      <w:pPr>
        <w:pStyle w:val="ListBullet"/>
      </w:pPr>
      <w:r>
        <w:t xml:space="preserve">Click </w:t>
      </w:r>
      <w:r>
        <w:rPr>
          <w:b/>
        </w:rPr>
        <w:t>Preview</w:t>
      </w:r>
    </w:p>
    <w:p w:rsidR="00FC6713" w:rsidRDefault="00FC6713" w:rsidP="00FC6713">
      <w:pPr>
        <w:pStyle w:val="ListBullet"/>
      </w:pPr>
      <w:r>
        <w:t>Review the results</w:t>
      </w:r>
    </w:p>
    <w:p w:rsidR="00FC6713" w:rsidRPr="00FC6713" w:rsidRDefault="00FC6713" w:rsidP="00FC6713">
      <w:pPr>
        <w:pStyle w:val="ListBullet"/>
      </w:pPr>
      <w:r>
        <w:t xml:space="preserve">Click </w:t>
      </w:r>
      <w:r>
        <w:rPr>
          <w:b/>
        </w:rPr>
        <w:t>Apply</w:t>
      </w:r>
    </w:p>
    <w:p w:rsidR="00234C46" w:rsidRDefault="00234C46">
      <w:pPr>
        <w:rPr>
          <w:rFonts w:ascii="Arial" w:hAnsi="Arial" w:cs="Arial"/>
          <w:b/>
          <w:bCs/>
          <w:kern w:val="32"/>
          <w:sz w:val="32"/>
          <w:szCs w:val="32"/>
        </w:rPr>
      </w:pPr>
      <w:bookmarkStart w:id="87" w:name="_Toc224995138"/>
      <w:bookmarkStart w:id="88" w:name="_Toc225601302"/>
      <w:r>
        <w:br w:type="page"/>
      </w:r>
    </w:p>
    <w:p w:rsidR="00AF4502" w:rsidRDefault="00AF4502" w:rsidP="00AF4502">
      <w:pPr>
        <w:pStyle w:val="Heading1"/>
      </w:pPr>
      <w:r>
        <w:lastRenderedPageBreak/>
        <w:t>Interlinear Texts</w:t>
      </w:r>
      <w:bookmarkEnd w:id="87"/>
      <w:bookmarkEnd w:id="88"/>
      <w:r w:rsidR="00B22A87">
        <w:fldChar w:fldCharType="begin"/>
      </w:r>
      <w:r w:rsidR="004B491C">
        <w:instrText xml:space="preserve"> XE "</w:instrText>
      </w:r>
      <w:r w:rsidR="006F7DD9">
        <w:instrText>i</w:instrText>
      </w:r>
      <w:r w:rsidR="004B491C" w:rsidRPr="009D4312">
        <w:instrText xml:space="preserve">nterlinear </w:instrText>
      </w:r>
      <w:r w:rsidR="006F7DD9">
        <w:instrText>t</w:instrText>
      </w:r>
      <w:r w:rsidR="004B491C" w:rsidRPr="009D4312">
        <w:instrText>exts</w:instrText>
      </w:r>
      <w:r w:rsidR="004B491C">
        <w:instrText xml:space="preserve">" </w:instrText>
      </w:r>
      <w:r w:rsidR="00B22A87">
        <w:fldChar w:fldCharType="end"/>
      </w:r>
    </w:p>
    <w:p w:rsidR="00686754" w:rsidRDefault="00686754" w:rsidP="00686754">
      <w:pPr>
        <w:pStyle w:val="Heading2"/>
      </w:pPr>
      <w:bookmarkStart w:id="89" w:name="_Toc224995139"/>
      <w:bookmarkStart w:id="90" w:name="_Toc225601303"/>
      <w:r>
        <w:t>Interlinear Texts</w:t>
      </w:r>
      <w:bookmarkEnd w:id="89"/>
      <w:bookmarkEnd w:id="90"/>
    </w:p>
    <w:p w:rsidR="00686754" w:rsidRDefault="00686754" w:rsidP="00686754">
      <w:pPr>
        <w:pStyle w:val="Heading4"/>
      </w:pPr>
      <w:r>
        <w:t>17 texts.swf</w:t>
      </w:r>
    </w:p>
    <w:p w:rsidR="00474EEB" w:rsidRDefault="00474EEB" w:rsidP="00474EEB"/>
    <w:tbl>
      <w:tblPr>
        <w:tblStyle w:val="TableGrid"/>
        <w:tblW w:w="0" w:type="auto"/>
        <w:tblLook w:val="04A0" w:firstRow="1" w:lastRow="0" w:firstColumn="1" w:lastColumn="0" w:noHBand="0" w:noVBand="1"/>
      </w:tblPr>
      <w:tblGrid>
        <w:gridCol w:w="1733"/>
        <w:gridCol w:w="6763"/>
      </w:tblGrid>
      <w:tr w:rsidR="003D2BF1" w:rsidRPr="003D2BF1" w:rsidTr="003D2BF1">
        <w:tc>
          <w:tcPr>
            <w:tcW w:w="1733" w:type="dxa"/>
          </w:tcPr>
          <w:p w:rsidR="003D2BF1" w:rsidRPr="003D2BF1" w:rsidRDefault="003D2BF1" w:rsidP="003D2BF1">
            <w:pPr>
              <w:rPr>
                <w:b/>
              </w:rPr>
            </w:pPr>
            <w:r w:rsidRPr="003D2BF1">
              <w:rPr>
                <w:b/>
              </w:rPr>
              <w:t>Tab</w:t>
            </w:r>
          </w:p>
        </w:tc>
        <w:tc>
          <w:tcPr>
            <w:tcW w:w="6763" w:type="dxa"/>
          </w:tcPr>
          <w:p w:rsidR="003D2BF1" w:rsidRPr="003D2BF1" w:rsidRDefault="003D2BF1" w:rsidP="003D2BF1">
            <w:pPr>
              <w:rPr>
                <w:b/>
              </w:rPr>
            </w:pPr>
            <w:r w:rsidRPr="003D2BF1">
              <w:rPr>
                <w:b/>
              </w:rPr>
              <w:t>Purpose</w:t>
            </w:r>
          </w:p>
        </w:tc>
      </w:tr>
      <w:tr w:rsidR="003D2BF1" w:rsidRPr="003D2BF1" w:rsidTr="003D2BF1">
        <w:tc>
          <w:tcPr>
            <w:tcW w:w="1733" w:type="dxa"/>
          </w:tcPr>
          <w:p w:rsidR="003D2BF1" w:rsidRPr="003D2BF1" w:rsidRDefault="003D2BF1" w:rsidP="003D2BF1">
            <w:pPr>
              <w:pStyle w:val="ListBullet"/>
              <w:numPr>
                <w:ilvl w:val="0"/>
                <w:numId w:val="0"/>
              </w:numPr>
            </w:pPr>
            <w:r w:rsidRPr="003D2BF1">
              <w:t xml:space="preserve">Info </w:t>
            </w:r>
          </w:p>
        </w:tc>
        <w:tc>
          <w:tcPr>
            <w:tcW w:w="6763" w:type="dxa"/>
          </w:tcPr>
          <w:p w:rsidR="003D2BF1" w:rsidRPr="003D2BF1" w:rsidRDefault="003D2BF1" w:rsidP="003D2BF1">
            <w:pPr>
              <w:pStyle w:val="ListBullet"/>
              <w:numPr>
                <w:ilvl w:val="0"/>
                <w:numId w:val="0"/>
              </w:numPr>
            </w:pPr>
            <w:r w:rsidRPr="003D2BF1">
              <w:t>allows you to record the meta data for the Text</w:t>
            </w:r>
          </w:p>
        </w:tc>
      </w:tr>
      <w:tr w:rsidR="003D2BF1" w:rsidRPr="003D2BF1" w:rsidTr="003D2BF1">
        <w:tc>
          <w:tcPr>
            <w:tcW w:w="1733" w:type="dxa"/>
          </w:tcPr>
          <w:p w:rsidR="003D2BF1" w:rsidRPr="003D2BF1" w:rsidRDefault="003D2BF1" w:rsidP="003D2BF1">
            <w:pPr>
              <w:pStyle w:val="ListBullet"/>
              <w:numPr>
                <w:ilvl w:val="0"/>
                <w:numId w:val="0"/>
              </w:numPr>
            </w:pPr>
            <w:r>
              <w:t>Baseline</w:t>
            </w:r>
          </w:p>
        </w:tc>
        <w:tc>
          <w:tcPr>
            <w:tcW w:w="6763" w:type="dxa"/>
          </w:tcPr>
          <w:p w:rsidR="003D2BF1" w:rsidRPr="003D2BF1" w:rsidRDefault="003D2BF1" w:rsidP="003D2BF1">
            <w:pPr>
              <w:pStyle w:val="ListBullet"/>
              <w:numPr>
                <w:ilvl w:val="0"/>
                <w:numId w:val="0"/>
              </w:numPr>
            </w:pPr>
            <w:r>
              <w:t>used to type/paste the text</w:t>
            </w:r>
          </w:p>
        </w:tc>
      </w:tr>
      <w:tr w:rsidR="003D2BF1" w:rsidRPr="003D2BF1" w:rsidTr="003D2BF1">
        <w:tc>
          <w:tcPr>
            <w:tcW w:w="1733" w:type="dxa"/>
          </w:tcPr>
          <w:p w:rsidR="003D2BF1" w:rsidRDefault="00AF4502" w:rsidP="003D2BF1">
            <w:pPr>
              <w:pStyle w:val="ListBullet"/>
              <w:numPr>
                <w:ilvl w:val="0"/>
                <w:numId w:val="0"/>
              </w:numPr>
            </w:pPr>
            <w:r>
              <w:t>Gloss</w:t>
            </w:r>
          </w:p>
        </w:tc>
        <w:tc>
          <w:tcPr>
            <w:tcW w:w="6763" w:type="dxa"/>
          </w:tcPr>
          <w:p w:rsidR="003D2BF1" w:rsidRDefault="00AF4502" w:rsidP="003D2BF1">
            <w:pPr>
              <w:pStyle w:val="ListBullet"/>
              <w:numPr>
                <w:ilvl w:val="0"/>
                <w:numId w:val="0"/>
              </w:numPr>
            </w:pPr>
            <w:r>
              <w:t>preconfigured brief interlinear view to enter word glosses and word category</w:t>
            </w:r>
          </w:p>
        </w:tc>
      </w:tr>
      <w:tr w:rsidR="003D2BF1" w:rsidRPr="003D2BF1" w:rsidTr="003D2BF1">
        <w:tc>
          <w:tcPr>
            <w:tcW w:w="1733" w:type="dxa"/>
          </w:tcPr>
          <w:p w:rsidR="003D2BF1" w:rsidRPr="003D2BF1" w:rsidRDefault="003D2BF1" w:rsidP="003D2BF1">
            <w:pPr>
              <w:pStyle w:val="ListBullet"/>
              <w:numPr>
                <w:ilvl w:val="0"/>
                <w:numId w:val="0"/>
              </w:numPr>
            </w:pPr>
            <w:r w:rsidRPr="003D2BF1">
              <w:t>Analyse</w:t>
            </w:r>
          </w:p>
        </w:tc>
        <w:tc>
          <w:tcPr>
            <w:tcW w:w="6763" w:type="dxa"/>
          </w:tcPr>
          <w:p w:rsidR="003D2BF1" w:rsidRPr="003D2BF1" w:rsidRDefault="003D2BF1" w:rsidP="003D2BF1">
            <w:pPr>
              <w:pStyle w:val="ListBullet"/>
              <w:numPr>
                <w:ilvl w:val="0"/>
                <w:numId w:val="0"/>
              </w:numPr>
            </w:pPr>
            <w:r w:rsidRPr="003D2BF1">
              <w:t>preconfigured interlinear view, allows you to work on breaking words into morphemes and selecting and creating appropriate entries in the lexicon</w:t>
            </w:r>
          </w:p>
        </w:tc>
      </w:tr>
      <w:tr w:rsidR="00AF4502" w:rsidRPr="003D2BF1" w:rsidTr="003D2BF1">
        <w:tc>
          <w:tcPr>
            <w:tcW w:w="1733" w:type="dxa"/>
          </w:tcPr>
          <w:p w:rsidR="00AF4502" w:rsidRPr="003D2BF1" w:rsidRDefault="00AF4502" w:rsidP="003D2BF1">
            <w:pPr>
              <w:pStyle w:val="ListBullet"/>
              <w:numPr>
                <w:ilvl w:val="0"/>
                <w:numId w:val="0"/>
              </w:numPr>
            </w:pPr>
            <w:r>
              <w:t>Print view</w:t>
            </w:r>
          </w:p>
        </w:tc>
        <w:tc>
          <w:tcPr>
            <w:tcW w:w="6763" w:type="dxa"/>
          </w:tcPr>
          <w:p w:rsidR="00AF4502" w:rsidRPr="003D2BF1" w:rsidRDefault="00AF4502" w:rsidP="003D2BF1">
            <w:pPr>
              <w:pStyle w:val="ListBullet"/>
              <w:numPr>
                <w:ilvl w:val="0"/>
                <w:numId w:val="0"/>
              </w:numPr>
            </w:pPr>
            <w:r>
              <w:t>interlinear view for printing text (configure if necessary)</w:t>
            </w:r>
          </w:p>
        </w:tc>
      </w:tr>
      <w:tr w:rsidR="00AF4502" w:rsidRPr="003D2BF1" w:rsidTr="003D2BF1">
        <w:tc>
          <w:tcPr>
            <w:tcW w:w="1733" w:type="dxa"/>
          </w:tcPr>
          <w:p w:rsidR="00AF4502" w:rsidRDefault="00AF4502" w:rsidP="003D2BF1">
            <w:pPr>
              <w:pStyle w:val="ListBullet"/>
              <w:numPr>
                <w:ilvl w:val="0"/>
                <w:numId w:val="0"/>
              </w:numPr>
            </w:pPr>
            <w:r>
              <w:t>Text chart</w:t>
            </w:r>
          </w:p>
        </w:tc>
        <w:tc>
          <w:tcPr>
            <w:tcW w:w="6763" w:type="dxa"/>
          </w:tcPr>
          <w:p w:rsidR="00AF4502" w:rsidRPr="003D2BF1" w:rsidRDefault="00AF4502" w:rsidP="003D2BF1">
            <w:pPr>
              <w:pStyle w:val="ListBullet"/>
              <w:numPr>
                <w:ilvl w:val="0"/>
                <w:numId w:val="0"/>
              </w:numPr>
            </w:pPr>
            <w:r>
              <w:t>use for preparing a discourse chart</w:t>
            </w:r>
          </w:p>
        </w:tc>
      </w:tr>
    </w:tbl>
    <w:p w:rsidR="00474EEB" w:rsidRDefault="00474EEB" w:rsidP="00474EEB">
      <w:pPr>
        <w:pStyle w:val="Heading3"/>
      </w:pPr>
      <w:bookmarkStart w:id="91" w:name="_Toc224995140"/>
      <w:r>
        <w:t>Add a new text</w:t>
      </w:r>
      <w:bookmarkEnd w:id="91"/>
      <w:r w:rsidR="00B22A87">
        <w:fldChar w:fldCharType="begin"/>
      </w:r>
      <w:r w:rsidR="004B491C">
        <w:instrText xml:space="preserve"> XE "</w:instrText>
      </w:r>
      <w:r w:rsidR="006F7DD9">
        <w:rPr>
          <w:lang w:val="en-AU"/>
        </w:rPr>
        <w:instrText>i</w:instrText>
      </w:r>
      <w:r w:rsidR="004B491C" w:rsidRPr="002E6950">
        <w:rPr>
          <w:lang w:val="en-AU"/>
        </w:rPr>
        <w:instrText>nterlinear texts</w:instrText>
      </w:r>
      <w:r w:rsidR="004B491C" w:rsidRPr="002E6950">
        <w:instrText>:</w:instrText>
      </w:r>
      <w:r w:rsidR="006F7DD9">
        <w:rPr>
          <w:lang w:val="en-AU"/>
        </w:rPr>
        <w:instrText>a</w:instrText>
      </w:r>
      <w:r w:rsidR="004B491C" w:rsidRPr="002E6950">
        <w:rPr>
          <w:lang w:val="en-AU"/>
        </w:rPr>
        <w:instrText>dd a new text</w:instrText>
      </w:r>
      <w:r w:rsidR="004B491C">
        <w:instrText xml:space="preserve">" </w:instrText>
      </w:r>
      <w:r w:rsidR="00B22A87">
        <w:fldChar w:fldCharType="end"/>
      </w:r>
    </w:p>
    <w:p w:rsidR="00474EEB" w:rsidRDefault="00474EEB" w:rsidP="00474EEB">
      <w:r>
        <w:rPr>
          <w:i/>
        </w:rPr>
        <w:t>In the Text and Words area</w:t>
      </w:r>
      <w:r>
        <w:t xml:space="preserve"> </w:t>
      </w:r>
    </w:p>
    <w:p w:rsidR="00474EEB" w:rsidRPr="00474EEB" w:rsidRDefault="00474EEB" w:rsidP="00474EEB">
      <w:pPr>
        <w:pStyle w:val="ListBullet"/>
        <w:rPr>
          <w:b/>
        </w:rPr>
      </w:pPr>
      <w:r>
        <w:t>Click Insert menu and select the option New Text</w:t>
      </w:r>
    </w:p>
    <w:p w:rsidR="00474EEB" w:rsidRPr="00474EEB" w:rsidRDefault="00474EEB" w:rsidP="00474EEB">
      <w:pPr>
        <w:pStyle w:val="ListBullet"/>
        <w:rPr>
          <w:b/>
        </w:rPr>
      </w:pPr>
      <w:r>
        <w:t>Type in the title</w:t>
      </w:r>
    </w:p>
    <w:p w:rsidR="00474EEB" w:rsidRPr="00474EEB" w:rsidRDefault="00474EEB" w:rsidP="00474EEB">
      <w:pPr>
        <w:pStyle w:val="ListBullet"/>
        <w:rPr>
          <w:b/>
        </w:rPr>
      </w:pPr>
      <w:r>
        <w:t>Type or paste the text itself into the baseline tab</w:t>
      </w:r>
    </w:p>
    <w:p w:rsidR="00474EEB" w:rsidRDefault="00474EEB" w:rsidP="00474EEB">
      <w:pPr>
        <w:pStyle w:val="Heading3"/>
      </w:pPr>
      <w:bookmarkStart w:id="92" w:name="_Toc224995141"/>
      <w:r>
        <w:t>Analyse a text</w:t>
      </w:r>
      <w:bookmarkEnd w:id="92"/>
      <w:r w:rsidR="00B22A87">
        <w:fldChar w:fldCharType="begin"/>
      </w:r>
      <w:r w:rsidR="004B491C">
        <w:instrText xml:space="preserve"> XE "</w:instrText>
      </w:r>
      <w:r w:rsidR="006F7DD9">
        <w:rPr>
          <w:lang w:val="en-AU"/>
        </w:rPr>
        <w:instrText>i</w:instrText>
      </w:r>
      <w:r w:rsidR="004B491C" w:rsidRPr="002E6950">
        <w:rPr>
          <w:lang w:val="en-AU"/>
        </w:rPr>
        <w:instrText>nterlinear texts</w:instrText>
      </w:r>
      <w:r w:rsidR="004B491C" w:rsidRPr="002E6950">
        <w:instrText>:</w:instrText>
      </w:r>
      <w:r w:rsidR="006F7DD9">
        <w:rPr>
          <w:lang w:val="en-AU"/>
        </w:rPr>
        <w:instrText>a</w:instrText>
      </w:r>
      <w:r w:rsidR="004B491C">
        <w:rPr>
          <w:lang w:val="en-AU"/>
        </w:rPr>
        <w:instrText xml:space="preserve">nalyse a </w:instrText>
      </w:r>
      <w:r w:rsidR="004B491C" w:rsidRPr="002E6950">
        <w:rPr>
          <w:lang w:val="en-AU"/>
        </w:rPr>
        <w:instrText>text</w:instrText>
      </w:r>
      <w:r w:rsidR="004B491C">
        <w:instrText xml:space="preserve">" </w:instrText>
      </w:r>
      <w:r w:rsidR="00B22A87">
        <w:fldChar w:fldCharType="end"/>
      </w:r>
    </w:p>
    <w:p w:rsidR="00474EEB" w:rsidRDefault="00474EEB" w:rsidP="00474EEB">
      <w:r>
        <w:rPr>
          <w:i/>
        </w:rPr>
        <w:t>In the Text and Words area, interlinear text view</w:t>
      </w:r>
      <w:r>
        <w:t xml:space="preserve"> </w:t>
      </w:r>
    </w:p>
    <w:p w:rsidR="00474EEB" w:rsidRPr="00474EEB" w:rsidRDefault="00474EEB" w:rsidP="00474EEB">
      <w:pPr>
        <w:pStyle w:val="ListBullet"/>
        <w:rPr>
          <w:b/>
        </w:rPr>
      </w:pPr>
      <w:r>
        <w:t xml:space="preserve">Click </w:t>
      </w:r>
      <w:r w:rsidRPr="000044D4">
        <w:rPr>
          <w:b/>
        </w:rPr>
        <w:t>Analyze</w:t>
      </w:r>
      <w:r>
        <w:t xml:space="preserve"> tab </w:t>
      </w:r>
    </w:p>
    <w:p w:rsidR="00474EEB" w:rsidRPr="00474EEB" w:rsidRDefault="00474EEB" w:rsidP="00474EEB">
      <w:pPr>
        <w:pStyle w:val="ListBullet"/>
        <w:rPr>
          <w:b/>
        </w:rPr>
      </w:pPr>
      <w:r>
        <w:t xml:space="preserve">Click </w:t>
      </w:r>
      <w:r w:rsidR="000044D4">
        <w:t xml:space="preserve">in </w:t>
      </w:r>
      <w:r>
        <w:t>the word to analyze</w:t>
      </w:r>
    </w:p>
    <w:p w:rsidR="00474EEB" w:rsidRPr="00474EEB" w:rsidRDefault="00474EEB" w:rsidP="00474EEB">
      <w:pPr>
        <w:pStyle w:val="ListBullet"/>
        <w:rPr>
          <w:b/>
        </w:rPr>
      </w:pPr>
      <w:r>
        <w:t>Click the down arrow to the left of the LexEntries line</w:t>
      </w:r>
    </w:p>
    <w:p w:rsidR="00474EEB" w:rsidRPr="00474EEB" w:rsidRDefault="00474EEB" w:rsidP="00474EEB">
      <w:pPr>
        <w:pStyle w:val="ListBullet"/>
        <w:rPr>
          <w:b/>
        </w:rPr>
      </w:pPr>
      <w:r>
        <w:t xml:space="preserve">If there is no existing analysis then choose </w:t>
      </w:r>
      <w:r w:rsidRPr="00474EEB">
        <w:rPr>
          <w:b/>
        </w:rPr>
        <w:t>Create new entry</w:t>
      </w:r>
      <w:r w:rsidR="000044D4">
        <w:rPr>
          <w:b/>
        </w:rPr>
        <w:br/>
      </w:r>
      <w:r w:rsidR="000044D4">
        <w:t>(otherwise</w:t>
      </w:r>
      <w:r w:rsidR="000044D4" w:rsidRPr="000044D4">
        <w:t xml:space="preserve"> choose an existing analysis</w:t>
      </w:r>
      <w:r w:rsidR="000044D4">
        <w:t>)</w:t>
      </w:r>
    </w:p>
    <w:p w:rsidR="00474EEB" w:rsidRPr="000044D4" w:rsidRDefault="000044D4" w:rsidP="00474EEB">
      <w:pPr>
        <w:pStyle w:val="ListBullet"/>
        <w:rPr>
          <w:b/>
        </w:rPr>
      </w:pPr>
      <w:r>
        <w:t xml:space="preserve">Fill-out the </w:t>
      </w:r>
      <w:r w:rsidRPr="000044D4">
        <w:rPr>
          <w:b/>
        </w:rPr>
        <w:t>gloss</w:t>
      </w:r>
    </w:p>
    <w:p w:rsidR="000044D4" w:rsidRPr="000044D4" w:rsidRDefault="000044D4" w:rsidP="00474EEB">
      <w:pPr>
        <w:pStyle w:val="ListBullet"/>
        <w:rPr>
          <w:b/>
        </w:rPr>
      </w:pPr>
      <w:r>
        <w:t xml:space="preserve">Click on </w:t>
      </w:r>
      <w:r w:rsidRPr="000044D4">
        <w:rPr>
          <w:b/>
        </w:rPr>
        <w:t>category</w:t>
      </w:r>
      <w:r>
        <w:t xml:space="preserve"> drop-down list</w:t>
      </w:r>
    </w:p>
    <w:p w:rsidR="000044D4" w:rsidRPr="000044D4" w:rsidRDefault="000044D4" w:rsidP="00474EEB">
      <w:pPr>
        <w:pStyle w:val="ListBullet"/>
        <w:rPr>
          <w:b/>
        </w:rPr>
      </w:pPr>
      <w:r>
        <w:t xml:space="preserve">Either: Choose from the list </w:t>
      </w:r>
      <w:r>
        <w:br/>
        <w:t>or:</w:t>
      </w:r>
      <w:r>
        <w:tab/>
        <w:t xml:space="preserve"> click More to display the catalog, </w:t>
      </w:r>
      <w:r>
        <w:br/>
        <w:t xml:space="preserve">choose the desired category as necessary then click </w:t>
      </w:r>
      <w:r w:rsidRPr="000044D4">
        <w:rPr>
          <w:b/>
        </w:rPr>
        <w:t>Add</w:t>
      </w:r>
    </w:p>
    <w:p w:rsidR="000044D4" w:rsidRPr="000044D4" w:rsidRDefault="000044D4" w:rsidP="00474EEB">
      <w:pPr>
        <w:pStyle w:val="ListBullet"/>
        <w:rPr>
          <w:b/>
        </w:rPr>
      </w:pPr>
      <w:r>
        <w:t xml:space="preserve">Click </w:t>
      </w:r>
      <w:r w:rsidRPr="000044D4">
        <w:rPr>
          <w:b/>
        </w:rPr>
        <w:t>Create</w:t>
      </w:r>
      <w:r>
        <w:t xml:space="preserve"> </w:t>
      </w:r>
      <w:r>
        <w:br/>
        <w:t>[all the lines are filled in]</w:t>
      </w:r>
    </w:p>
    <w:p w:rsidR="000044D4" w:rsidRPr="000044D4" w:rsidRDefault="000044D4" w:rsidP="00474EEB">
      <w:pPr>
        <w:pStyle w:val="ListBullet"/>
        <w:rPr>
          <w:b/>
        </w:rPr>
      </w:pPr>
      <w:r>
        <w:t>Adjust the word category if desired</w:t>
      </w:r>
    </w:p>
    <w:p w:rsidR="00474EEB" w:rsidRDefault="00474EEB" w:rsidP="00474EEB"/>
    <w:p w:rsidR="000044D4" w:rsidRPr="00474EEB" w:rsidRDefault="000044D4" w:rsidP="00474EEB"/>
    <w:p w:rsidR="00AF4502" w:rsidRDefault="00AF4502">
      <w:pPr>
        <w:rPr>
          <w:rFonts w:ascii="Arial" w:hAnsi="Arial" w:cs="Arial"/>
          <w:b/>
          <w:bCs/>
          <w:i/>
          <w:iCs/>
          <w:sz w:val="28"/>
          <w:szCs w:val="28"/>
        </w:rPr>
      </w:pPr>
      <w:r>
        <w:br w:type="page"/>
      </w:r>
    </w:p>
    <w:p w:rsidR="00686754" w:rsidRPr="00686754" w:rsidRDefault="00686754" w:rsidP="00686754">
      <w:pPr>
        <w:pStyle w:val="Heading2"/>
      </w:pPr>
      <w:bookmarkStart w:id="93" w:name="_Toc224995142"/>
      <w:bookmarkStart w:id="94" w:name="_Toc225601304"/>
      <w:r>
        <w:lastRenderedPageBreak/>
        <w:t>Interlinear Texts: Previous Analyses are Suggested</w:t>
      </w:r>
      <w:bookmarkEnd w:id="93"/>
      <w:bookmarkEnd w:id="94"/>
      <w:r w:rsidR="00B22A87">
        <w:fldChar w:fldCharType="begin"/>
      </w:r>
      <w:r w:rsidR="004B491C">
        <w:instrText xml:space="preserve"> XE "</w:instrText>
      </w:r>
      <w:r w:rsidR="006F7DD9" w:rsidRPr="00E8535D">
        <w:instrText xml:space="preserve">interlinear </w:instrText>
      </w:r>
      <w:r w:rsidR="006F7DD9">
        <w:instrText>t</w:instrText>
      </w:r>
      <w:r w:rsidR="004B491C" w:rsidRPr="00E8535D">
        <w:instrText>exts:</w:instrText>
      </w:r>
      <w:r w:rsidR="006F7DD9" w:rsidRPr="00E8535D">
        <w:rPr>
          <w:lang w:val="en-AU"/>
        </w:rPr>
        <w:instrText>previous analyses are suggested</w:instrText>
      </w:r>
      <w:r w:rsidR="004B491C">
        <w:instrText xml:space="preserve">" </w:instrText>
      </w:r>
      <w:r w:rsidR="00B22A87">
        <w:fldChar w:fldCharType="end"/>
      </w:r>
    </w:p>
    <w:p w:rsidR="00686754" w:rsidRDefault="00686754" w:rsidP="00686754">
      <w:pPr>
        <w:pStyle w:val="Heading4"/>
      </w:pPr>
      <w:r>
        <w:t>18 suggested analyses.swf</w:t>
      </w:r>
    </w:p>
    <w:p w:rsidR="00686754" w:rsidRDefault="00686754" w:rsidP="00686754"/>
    <w:p w:rsidR="001B0D4F" w:rsidRDefault="001B0D4F" w:rsidP="00686754">
      <w:r>
        <w:t xml:space="preserve">You will notice that some words have been interlinearised before and they are highlighted in blue. For words that you have interlinearised in other texts for word words that the program finds in the lexicon Language Explorer displays the analysis as a suggestion. The blue colour indicates that you need to confirm this suggested analysis in this context. </w:t>
      </w:r>
    </w:p>
    <w:p w:rsidR="001B0D4F" w:rsidRDefault="001B0D4F" w:rsidP="001B0D4F">
      <w:pPr>
        <w:pStyle w:val="Heading3"/>
      </w:pPr>
      <w:bookmarkStart w:id="95" w:name="_Toc224995143"/>
      <w:r>
        <w:t>Confirm a suggested analysis</w:t>
      </w:r>
      <w:bookmarkEnd w:id="95"/>
    </w:p>
    <w:p w:rsidR="001B0D4F" w:rsidRDefault="001B0D4F" w:rsidP="001B0D4F">
      <w:r>
        <w:rPr>
          <w:i/>
        </w:rPr>
        <w:t>In the Text and Words area</w:t>
      </w:r>
      <w:r>
        <w:t xml:space="preserve">, </w:t>
      </w:r>
      <w:r w:rsidRPr="001B0D4F">
        <w:rPr>
          <w:i/>
        </w:rPr>
        <w:t>Interlinear view and analysis tab</w:t>
      </w:r>
    </w:p>
    <w:p w:rsidR="001B0D4F" w:rsidRPr="001B0D4F" w:rsidRDefault="001B0D4F" w:rsidP="001B0D4F">
      <w:pPr>
        <w:pStyle w:val="ListBullet"/>
        <w:rPr>
          <w:b/>
        </w:rPr>
      </w:pPr>
      <w:r>
        <w:t>Click on the blue suggested analysis</w:t>
      </w:r>
    </w:p>
    <w:p w:rsidR="001B0D4F" w:rsidRPr="001B0D4F" w:rsidRDefault="001B0D4F" w:rsidP="001B0D4F">
      <w:pPr>
        <w:pStyle w:val="ListBullet"/>
        <w:rPr>
          <w:b/>
        </w:rPr>
      </w:pPr>
      <w:r>
        <w:t>Either: Click the green check mark</w:t>
      </w:r>
      <w:r>
        <w:br/>
        <w:t>Or:</w:t>
      </w:r>
      <w:r>
        <w:tab/>
        <w:t>use a shortcut key such as ENTER</w:t>
      </w:r>
    </w:p>
    <w:p w:rsidR="001B0D4F" w:rsidRPr="00474EEB" w:rsidRDefault="001B0D4F" w:rsidP="001B0D4F">
      <w:pPr>
        <w:pStyle w:val="ListBullet"/>
        <w:rPr>
          <w:b/>
        </w:rPr>
      </w:pPr>
      <w:r>
        <w:t xml:space="preserve">Any changes are saved automatically </w:t>
      </w:r>
      <w:r>
        <w:br/>
        <w:t>(use UNDO if don’t want it saved)</w:t>
      </w:r>
    </w:p>
    <w:p w:rsidR="001B0D4F" w:rsidRDefault="001B0D4F" w:rsidP="00686754"/>
    <w:p w:rsidR="00686754" w:rsidRPr="00686754" w:rsidRDefault="00686754" w:rsidP="00686754">
      <w:pPr>
        <w:pStyle w:val="Heading2"/>
      </w:pPr>
      <w:bookmarkStart w:id="96" w:name="_Toc224995144"/>
      <w:bookmarkStart w:id="97" w:name="_Toc225601305"/>
      <w:r>
        <w:t>Interlinear Texts: Breaking Words into Morphemes</w:t>
      </w:r>
      <w:bookmarkEnd w:id="96"/>
      <w:bookmarkEnd w:id="97"/>
      <w:r w:rsidR="00B22A87">
        <w:fldChar w:fldCharType="begin"/>
      </w:r>
      <w:r w:rsidR="004B491C">
        <w:instrText xml:space="preserve"> XE "</w:instrText>
      </w:r>
      <w:r w:rsidR="006F7DD9" w:rsidRPr="00BC25B6">
        <w:instrText>interlinear texts:</w:instrText>
      </w:r>
      <w:r w:rsidR="006F7DD9" w:rsidRPr="00BC25B6">
        <w:rPr>
          <w:lang w:val="en-AU"/>
        </w:rPr>
        <w:instrText>breaking words into morphemes</w:instrText>
      </w:r>
      <w:r w:rsidR="004B491C">
        <w:instrText xml:space="preserve">" </w:instrText>
      </w:r>
      <w:r w:rsidR="00B22A87">
        <w:fldChar w:fldCharType="end"/>
      </w:r>
    </w:p>
    <w:p w:rsidR="00686754" w:rsidRDefault="00686754" w:rsidP="00686754">
      <w:pPr>
        <w:pStyle w:val="Heading4"/>
      </w:pPr>
      <w:r>
        <w:t>19 splitting morphemes.swf</w:t>
      </w:r>
    </w:p>
    <w:p w:rsidR="00DE1C66" w:rsidRDefault="002C1123" w:rsidP="00DE1C66">
      <w:pPr>
        <w:pStyle w:val="Heading3"/>
      </w:pPr>
      <w:bookmarkStart w:id="98" w:name="_Toc224995145"/>
      <w:r>
        <w:rPr>
          <w:rFonts w:ascii="Times New Roman" w:eastAsia="Times New Roman" w:hAnsi="Times New Roman" w:cs="Times New Roman"/>
          <w:b w:val="0"/>
          <w:bCs w:val="0"/>
          <w:sz w:val="24"/>
          <w:szCs w:val="24"/>
        </w:rPr>
        <w:t>B</w:t>
      </w:r>
      <w:r w:rsidR="00DE1C66">
        <w:t>reak word into morphemes by directly typing</w:t>
      </w:r>
      <w:bookmarkEnd w:id="98"/>
    </w:p>
    <w:p w:rsidR="00DE1C66" w:rsidRDefault="00DE1C66" w:rsidP="00DE1C66">
      <w:r>
        <w:rPr>
          <w:i/>
        </w:rPr>
        <w:t>In the Text and Words area</w:t>
      </w:r>
      <w:r>
        <w:t xml:space="preserve">, </w:t>
      </w:r>
      <w:r w:rsidRPr="001B0D4F">
        <w:rPr>
          <w:i/>
        </w:rPr>
        <w:t>Interlinear view and analysis tab</w:t>
      </w:r>
    </w:p>
    <w:p w:rsidR="00DE1C66" w:rsidRPr="00DE1C66" w:rsidRDefault="00DE1C66" w:rsidP="00DE1C66">
      <w:pPr>
        <w:pStyle w:val="ListBullet"/>
        <w:rPr>
          <w:b/>
        </w:rPr>
      </w:pPr>
      <w:r>
        <w:t>Click in the morphemes line of the word to be analysed</w:t>
      </w:r>
    </w:p>
    <w:p w:rsidR="00DE1C66" w:rsidRPr="001B0D4F" w:rsidRDefault="00DE1C66" w:rsidP="00DE1C66">
      <w:pPr>
        <w:pStyle w:val="ListBullet"/>
        <w:rPr>
          <w:b/>
        </w:rPr>
      </w:pPr>
      <w:r>
        <w:t>Type in a hyphen at the morpheme break</w:t>
      </w:r>
      <w:r>
        <w:br/>
      </w:r>
      <w:r>
        <w:rPr>
          <w:noProof/>
        </w:rPr>
        <w:drawing>
          <wp:inline distT="0" distB="0" distL="0" distR="0">
            <wp:extent cx="1089025" cy="97599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cstate="print"/>
                    <a:srcRect/>
                    <a:stretch>
                      <a:fillRect/>
                    </a:stretch>
                  </pic:blipFill>
                  <pic:spPr bwMode="auto">
                    <a:xfrm>
                      <a:off x="0" y="0"/>
                      <a:ext cx="1089025" cy="975995"/>
                    </a:xfrm>
                    <a:prstGeom prst="rect">
                      <a:avLst/>
                    </a:prstGeom>
                    <a:noFill/>
                    <a:ln w="9525">
                      <a:noFill/>
                      <a:miter lim="800000"/>
                      <a:headEnd/>
                      <a:tailEnd/>
                    </a:ln>
                  </pic:spPr>
                </pic:pic>
              </a:graphicData>
            </a:graphic>
          </wp:inline>
        </w:drawing>
      </w:r>
      <w:r>
        <w:br/>
        <w:t xml:space="preserve">[The word is split into morphemes] </w:t>
      </w:r>
    </w:p>
    <w:p w:rsidR="00DE1C66" w:rsidRDefault="00DE1C66" w:rsidP="001B0D4F"/>
    <w:p w:rsidR="00514D78" w:rsidRDefault="00514D78">
      <w:pPr>
        <w:rPr>
          <w:rFonts w:asciiTheme="majorHAnsi" w:eastAsiaTheme="majorEastAsia" w:hAnsiTheme="majorHAnsi" w:cstheme="majorBidi"/>
          <w:b/>
          <w:bCs/>
          <w:sz w:val="26"/>
          <w:szCs w:val="26"/>
        </w:rPr>
      </w:pPr>
      <w:bookmarkStart w:id="99" w:name="_Toc224995146"/>
      <w:r>
        <w:br w:type="page"/>
      </w:r>
    </w:p>
    <w:p w:rsidR="00DE1C66" w:rsidRDefault="00DE1C66" w:rsidP="00DE1C66">
      <w:pPr>
        <w:pStyle w:val="Heading3"/>
      </w:pPr>
      <w:r>
        <w:lastRenderedPageBreak/>
        <w:t>Break word into morphemes using the dialog</w:t>
      </w:r>
      <w:bookmarkEnd w:id="99"/>
      <w:r w:rsidR="00B22A87">
        <w:fldChar w:fldCharType="begin"/>
      </w:r>
      <w:r w:rsidR="004B491C">
        <w:instrText xml:space="preserve"> XE "</w:instrText>
      </w:r>
      <w:r w:rsidR="006F7DD9" w:rsidRPr="00AE6B49">
        <w:rPr>
          <w:lang w:val="en-AU"/>
        </w:rPr>
        <w:instrText xml:space="preserve">interlinear </w:instrText>
      </w:r>
      <w:r w:rsidR="004B491C" w:rsidRPr="00AE6B49">
        <w:rPr>
          <w:lang w:val="en-AU"/>
        </w:rPr>
        <w:instrText>texts</w:instrText>
      </w:r>
      <w:r w:rsidR="004B491C" w:rsidRPr="00AE6B49">
        <w:instrText>:</w:instrText>
      </w:r>
      <w:r w:rsidR="006F7DD9" w:rsidRPr="00AE6B49">
        <w:rPr>
          <w:lang w:val="en-AU"/>
        </w:rPr>
        <w:instrText xml:space="preserve">break </w:instrText>
      </w:r>
      <w:r w:rsidR="004B491C" w:rsidRPr="00AE6B49">
        <w:rPr>
          <w:lang w:val="en-AU"/>
        </w:rPr>
        <w:instrText>word into morphemes using the dialog</w:instrText>
      </w:r>
      <w:r w:rsidR="004B491C">
        <w:instrText xml:space="preserve">" </w:instrText>
      </w:r>
      <w:r w:rsidR="00B22A87">
        <w:fldChar w:fldCharType="end"/>
      </w:r>
    </w:p>
    <w:p w:rsidR="00DE1C66" w:rsidRDefault="00DE1C66" w:rsidP="00DE1C66">
      <w:r>
        <w:rPr>
          <w:i/>
        </w:rPr>
        <w:t>In the Text and Words area</w:t>
      </w:r>
      <w:r>
        <w:t xml:space="preserve">, </w:t>
      </w:r>
      <w:r w:rsidRPr="001B0D4F">
        <w:rPr>
          <w:i/>
        </w:rPr>
        <w:t>Interlinear view and analysis tab</w:t>
      </w:r>
    </w:p>
    <w:p w:rsidR="00DE1C66" w:rsidRPr="00DE1C66" w:rsidRDefault="00DE1C66" w:rsidP="00DE1C66">
      <w:pPr>
        <w:pStyle w:val="ListBullet"/>
        <w:rPr>
          <w:b/>
        </w:rPr>
      </w:pPr>
      <w:r>
        <w:t>Click in the morphemes line of the word to be analysed</w:t>
      </w:r>
    </w:p>
    <w:p w:rsidR="00DE1C66" w:rsidRPr="00DE1C66" w:rsidRDefault="00DE1C66" w:rsidP="00DE1C66">
      <w:pPr>
        <w:pStyle w:val="ListBullet"/>
        <w:rPr>
          <w:b/>
        </w:rPr>
      </w:pPr>
      <w:r>
        <w:t>Click on the menu button in the morphemes line of the word to be analysed</w:t>
      </w:r>
    </w:p>
    <w:p w:rsidR="00DE1C66" w:rsidRDefault="00DE1C66" w:rsidP="00AF4502">
      <w:pPr>
        <w:pStyle w:val="ListBullet"/>
        <w:numPr>
          <w:ilvl w:val="0"/>
          <w:numId w:val="0"/>
        </w:numPr>
        <w:ind w:left="360"/>
        <w:rPr>
          <w:b/>
        </w:rPr>
      </w:pPr>
      <w:r>
        <w:rPr>
          <w:b/>
          <w:noProof/>
        </w:rPr>
        <w:drawing>
          <wp:inline distT="0" distB="0" distL="0" distR="0">
            <wp:extent cx="2035529" cy="1873629"/>
            <wp:effectExtent l="19050" t="0" r="2821"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cstate="print"/>
                    <a:srcRect/>
                    <a:stretch>
                      <a:fillRect/>
                    </a:stretch>
                  </pic:blipFill>
                  <pic:spPr bwMode="auto">
                    <a:xfrm>
                      <a:off x="0" y="0"/>
                      <a:ext cx="2038704" cy="1875099"/>
                    </a:xfrm>
                    <a:prstGeom prst="rect">
                      <a:avLst/>
                    </a:prstGeom>
                    <a:noFill/>
                    <a:ln w="9525">
                      <a:noFill/>
                      <a:miter lim="800000"/>
                      <a:headEnd/>
                      <a:tailEnd/>
                    </a:ln>
                  </pic:spPr>
                </pic:pic>
              </a:graphicData>
            </a:graphic>
          </wp:inline>
        </w:drawing>
      </w:r>
    </w:p>
    <w:p w:rsidR="00DE1C66" w:rsidRPr="003F6EC3" w:rsidRDefault="00DE1C66" w:rsidP="00DE1C66">
      <w:pPr>
        <w:pStyle w:val="ListBullet"/>
        <w:rPr>
          <w:b/>
        </w:rPr>
      </w:pPr>
      <w:r w:rsidRPr="00DE1C66">
        <w:t>Sepa</w:t>
      </w:r>
      <w:r>
        <w:t>rate the morphemes with spaces and appropriate break characters (eg hyphen)</w:t>
      </w:r>
    </w:p>
    <w:p w:rsidR="00514D78" w:rsidRDefault="00514D78" w:rsidP="003F6EC3">
      <w:pPr>
        <w:pStyle w:val="Heading3"/>
      </w:pPr>
      <w:bookmarkStart w:id="100" w:name="_Toc224995147"/>
    </w:p>
    <w:p w:rsidR="003F6EC3" w:rsidRDefault="003F6EC3" w:rsidP="003F6EC3">
      <w:pPr>
        <w:pStyle w:val="Heading3"/>
      </w:pPr>
      <w:r>
        <w:t>Add morphemes to the lexicon as needed</w:t>
      </w:r>
      <w:bookmarkEnd w:id="100"/>
      <w:r w:rsidR="00B22A87">
        <w:fldChar w:fldCharType="begin"/>
      </w:r>
      <w:r w:rsidR="006F7DD9">
        <w:instrText xml:space="preserve"> XE "</w:instrText>
      </w:r>
      <w:r w:rsidR="006F7DD9" w:rsidRPr="000C4906">
        <w:rPr>
          <w:lang w:val="en-AU"/>
        </w:rPr>
        <w:instrText>interlinear texts</w:instrText>
      </w:r>
      <w:r w:rsidR="006F7DD9" w:rsidRPr="000C4906">
        <w:instrText>:</w:instrText>
      </w:r>
      <w:r w:rsidR="006F7DD9" w:rsidRPr="000C4906">
        <w:rPr>
          <w:lang w:val="en-AU"/>
        </w:rPr>
        <w:instrText>add morphemes to the lexicon as needed</w:instrText>
      </w:r>
      <w:r w:rsidR="006F7DD9">
        <w:instrText xml:space="preserve">" </w:instrText>
      </w:r>
      <w:r w:rsidR="00B22A87">
        <w:fldChar w:fldCharType="end"/>
      </w:r>
    </w:p>
    <w:p w:rsidR="003F6EC3" w:rsidRDefault="003F6EC3" w:rsidP="003F6EC3">
      <w:r>
        <w:rPr>
          <w:i/>
        </w:rPr>
        <w:t>In the Text and Words area</w:t>
      </w:r>
      <w:r>
        <w:t xml:space="preserve">, </w:t>
      </w:r>
      <w:r w:rsidRPr="001B0D4F">
        <w:rPr>
          <w:i/>
        </w:rPr>
        <w:t>Interlinear view and analysis tab</w:t>
      </w:r>
    </w:p>
    <w:p w:rsidR="003F6EC3" w:rsidRPr="003F6EC3" w:rsidRDefault="003F6EC3" w:rsidP="003F6EC3">
      <w:pPr>
        <w:pStyle w:val="ListBullet"/>
        <w:rPr>
          <w:b/>
        </w:rPr>
      </w:pPr>
      <w:r>
        <w:t>Click in the menu button in the Lex. Entry line</w:t>
      </w:r>
    </w:p>
    <w:p w:rsidR="003F6EC3" w:rsidRPr="003F6EC3" w:rsidRDefault="003F6EC3" w:rsidP="003F6EC3">
      <w:pPr>
        <w:pStyle w:val="ListBullet"/>
        <w:rPr>
          <w:b/>
        </w:rPr>
      </w:pPr>
      <w:r>
        <w:t>Choose Create New Entry</w:t>
      </w:r>
    </w:p>
    <w:p w:rsidR="003F6EC3" w:rsidRPr="003F6EC3" w:rsidRDefault="003F6EC3" w:rsidP="003F6EC3">
      <w:pPr>
        <w:pStyle w:val="ListBullet"/>
        <w:rPr>
          <w:b/>
        </w:rPr>
      </w:pPr>
      <w:r>
        <w:t>Fill-in the information as appropriate</w:t>
      </w:r>
    </w:p>
    <w:p w:rsidR="003F6EC3" w:rsidRPr="003F6EC3" w:rsidRDefault="003F6EC3" w:rsidP="003F6EC3">
      <w:pPr>
        <w:pStyle w:val="ListBullet"/>
        <w:rPr>
          <w:b/>
        </w:rPr>
      </w:pPr>
      <w:r>
        <w:t>Click create</w:t>
      </w:r>
    </w:p>
    <w:p w:rsidR="003F6EC3" w:rsidRDefault="003F6EC3" w:rsidP="003F6EC3">
      <w:pPr>
        <w:pStyle w:val="ListBullet"/>
        <w:numPr>
          <w:ilvl w:val="0"/>
          <w:numId w:val="0"/>
        </w:numPr>
        <w:ind w:left="360" w:hanging="360"/>
      </w:pPr>
    </w:p>
    <w:p w:rsidR="003F6EC3" w:rsidRDefault="003F6EC3" w:rsidP="003F6EC3">
      <w:pPr>
        <w:pStyle w:val="Heading3"/>
      </w:pPr>
      <w:bookmarkStart w:id="101" w:name="_Toc224995148"/>
      <w:r>
        <w:t>Choosing a different morpheme</w:t>
      </w:r>
      <w:r w:rsidR="002C1123">
        <w:t xml:space="preserve"> (when multiple matches</w:t>
      </w:r>
      <w:r w:rsidR="00B22A87">
        <w:fldChar w:fldCharType="begin"/>
      </w:r>
      <w:r w:rsidR="006F7DD9">
        <w:instrText xml:space="preserve"> XE "</w:instrText>
      </w:r>
      <w:r w:rsidR="006F7DD9" w:rsidRPr="00BA70A7">
        <w:rPr>
          <w:lang w:val="en-AU"/>
        </w:rPr>
        <w:instrText>interlinear texts</w:instrText>
      </w:r>
      <w:r w:rsidR="006F7DD9" w:rsidRPr="00BA70A7">
        <w:instrText>:</w:instrText>
      </w:r>
      <w:r w:rsidR="006F7DD9" w:rsidRPr="00BA70A7">
        <w:rPr>
          <w:lang w:val="en-AU"/>
        </w:rPr>
        <w:instrText>multiple matches (morphemes)</w:instrText>
      </w:r>
      <w:r w:rsidR="006F7DD9">
        <w:instrText xml:space="preserve">" </w:instrText>
      </w:r>
      <w:r w:rsidR="00B22A87">
        <w:fldChar w:fldCharType="end"/>
      </w:r>
      <w:r w:rsidR="002C1123">
        <w:t>)</w:t>
      </w:r>
      <w:bookmarkEnd w:id="101"/>
    </w:p>
    <w:p w:rsidR="003F6EC3" w:rsidRDefault="003F6EC3" w:rsidP="003F6EC3">
      <w:r>
        <w:rPr>
          <w:i/>
        </w:rPr>
        <w:t>In the Text and Words area</w:t>
      </w:r>
      <w:r>
        <w:t xml:space="preserve">, </w:t>
      </w:r>
      <w:r w:rsidRPr="001B0D4F">
        <w:rPr>
          <w:i/>
        </w:rPr>
        <w:t>Interlinear view and analysis tab</w:t>
      </w:r>
    </w:p>
    <w:p w:rsidR="003F6EC3" w:rsidRPr="002C1123" w:rsidRDefault="003F6EC3" w:rsidP="002C1123">
      <w:pPr>
        <w:pStyle w:val="ListBullet"/>
        <w:rPr>
          <w:b/>
        </w:rPr>
      </w:pPr>
      <w:r>
        <w:t>Click in the menu button in the Lex. Entry line</w:t>
      </w:r>
    </w:p>
    <w:p w:rsidR="003F6EC3" w:rsidRDefault="003F6EC3" w:rsidP="002C1123">
      <w:pPr>
        <w:pStyle w:val="ListBullet"/>
        <w:numPr>
          <w:ilvl w:val="0"/>
          <w:numId w:val="0"/>
        </w:numPr>
        <w:ind w:left="360"/>
        <w:rPr>
          <w:b/>
        </w:rPr>
      </w:pPr>
      <w:r>
        <w:rPr>
          <w:b/>
          <w:noProof/>
        </w:rPr>
        <w:drawing>
          <wp:inline distT="0" distB="0" distL="0" distR="0">
            <wp:extent cx="2261162" cy="1822593"/>
            <wp:effectExtent l="19050" t="0" r="5788"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cstate="print"/>
                    <a:srcRect/>
                    <a:stretch>
                      <a:fillRect/>
                    </a:stretch>
                  </pic:blipFill>
                  <pic:spPr bwMode="auto">
                    <a:xfrm>
                      <a:off x="0" y="0"/>
                      <a:ext cx="2263938" cy="1824830"/>
                    </a:xfrm>
                    <a:prstGeom prst="rect">
                      <a:avLst/>
                    </a:prstGeom>
                    <a:noFill/>
                    <a:ln w="9525">
                      <a:noFill/>
                      <a:miter lim="800000"/>
                      <a:headEnd/>
                      <a:tailEnd/>
                    </a:ln>
                  </pic:spPr>
                </pic:pic>
              </a:graphicData>
            </a:graphic>
          </wp:inline>
        </w:drawing>
      </w:r>
    </w:p>
    <w:p w:rsidR="003F6EC3" w:rsidRPr="003F6EC3" w:rsidRDefault="003F6EC3" w:rsidP="003F6EC3">
      <w:pPr>
        <w:pStyle w:val="ListBullet"/>
      </w:pPr>
      <w:r>
        <w:rPr>
          <w:b/>
        </w:rPr>
        <w:t xml:space="preserve">Either: </w:t>
      </w:r>
      <w:r w:rsidRPr="003F6EC3">
        <w:t>Select the desired existing entry</w:t>
      </w:r>
      <w:r w:rsidRPr="003F6EC3">
        <w:br/>
      </w:r>
      <w:r>
        <w:rPr>
          <w:b/>
        </w:rPr>
        <w:t xml:space="preserve">Or:  </w:t>
      </w:r>
      <w:r w:rsidRPr="003F6EC3">
        <w:t>Add a new sense of Create a New Entry</w:t>
      </w:r>
    </w:p>
    <w:p w:rsidR="003F6EC3" w:rsidRPr="00DE1C66" w:rsidRDefault="003F6EC3" w:rsidP="003F6EC3">
      <w:pPr>
        <w:pStyle w:val="ListBullet"/>
        <w:numPr>
          <w:ilvl w:val="0"/>
          <w:numId w:val="0"/>
        </w:numPr>
        <w:ind w:left="360" w:hanging="360"/>
        <w:rPr>
          <w:b/>
        </w:rPr>
      </w:pPr>
    </w:p>
    <w:p w:rsidR="00DE1C66" w:rsidRPr="001B0D4F" w:rsidRDefault="00DE1C66" w:rsidP="00DE1C66">
      <w:pPr>
        <w:pStyle w:val="ListBullet"/>
        <w:numPr>
          <w:ilvl w:val="0"/>
          <w:numId w:val="0"/>
        </w:numPr>
        <w:ind w:left="360" w:hanging="360"/>
        <w:rPr>
          <w:b/>
        </w:rPr>
      </w:pPr>
    </w:p>
    <w:p w:rsidR="002C1123" w:rsidRDefault="002C1123">
      <w:pPr>
        <w:rPr>
          <w:rFonts w:ascii="Arial" w:hAnsi="Arial" w:cs="Arial"/>
          <w:b/>
          <w:bCs/>
          <w:i/>
          <w:iCs/>
          <w:sz w:val="28"/>
          <w:szCs w:val="28"/>
        </w:rPr>
      </w:pPr>
      <w:r>
        <w:br w:type="page"/>
      </w:r>
    </w:p>
    <w:p w:rsidR="00686754" w:rsidRPr="00686754" w:rsidRDefault="00686754" w:rsidP="00686754">
      <w:pPr>
        <w:pStyle w:val="Heading2"/>
      </w:pPr>
      <w:bookmarkStart w:id="102" w:name="_Toc224995149"/>
      <w:bookmarkStart w:id="103" w:name="_Toc225601306"/>
      <w:r>
        <w:lastRenderedPageBreak/>
        <w:t>Interlinear Texts: Adding an allomorph</w:t>
      </w:r>
      <w:bookmarkEnd w:id="102"/>
      <w:bookmarkEnd w:id="103"/>
      <w:r w:rsidR="00B22A87">
        <w:fldChar w:fldCharType="begin"/>
      </w:r>
      <w:r w:rsidR="006F7DD9">
        <w:instrText xml:space="preserve"> XE "</w:instrText>
      </w:r>
      <w:r w:rsidR="006F7DD9" w:rsidRPr="00336BA1">
        <w:instrText>interlinear texts:</w:instrText>
      </w:r>
      <w:r w:rsidR="006F7DD9" w:rsidRPr="00336BA1">
        <w:rPr>
          <w:lang w:val="en-AU"/>
        </w:rPr>
        <w:instrText>adding an allomorph</w:instrText>
      </w:r>
      <w:r w:rsidR="006F7DD9">
        <w:instrText xml:space="preserve">" </w:instrText>
      </w:r>
      <w:r w:rsidR="00B22A87">
        <w:fldChar w:fldCharType="end"/>
      </w:r>
    </w:p>
    <w:p w:rsidR="00686754" w:rsidRDefault="00686754" w:rsidP="00686754">
      <w:pPr>
        <w:pStyle w:val="Heading4"/>
      </w:pPr>
      <w:r>
        <w:t>20 allomorph.swf</w:t>
      </w:r>
    </w:p>
    <w:p w:rsidR="003F6EC3" w:rsidRDefault="003F6EC3" w:rsidP="003F6EC3"/>
    <w:p w:rsidR="003F6EC3" w:rsidRDefault="003F6EC3" w:rsidP="003F6EC3">
      <w:r>
        <w:t>It is sometimes necessary to add a morpheme as an allomorph of an existing lexeme.</w:t>
      </w:r>
    </w:p>
    <w:p w:rsidR="003F6EC3" w:rsidRDefault="003F6EC3" w:rsidP="003F6EC3"/>
    <w:p w:rsidR="003F6EC3" w:rsidRDefault="003F6EC3" w:rsidP="003F6EC3">
      <w:pPr>
        <w:pStyle w:val="Heading3"/>
      </w:pPr>
      <w:bookmarkStart w:id="104" w:name="_Toc224995150"/>
      <w:r>
        <w:t>Add an allomorph to an existing entry</w:t>
      </w:r>
      <w:bookmarkEnd w:id="104"/>
    </w:p>
    <w:p w:rsidR="003F6EC3" w:rsidRDefault="003F6EC3" w:rsidP="003F6EC3">
      <w:r>
        <w:rPr>
          <w:i/>
        </w:rPr>
        <w:t>In the Text and Words area</w:t>
      </w:r>
      <w:r>
        <w:t xml:space="preserve">, </w:t>
      </w:r>
      <w:r w:rsidRPr="001B0D4F">
        <w:rPr>
          <w:i/>
        </w:rPr>
        <w:t>Interlinear view and analysis tab</w:t>
      </w:r>
    </w:p>
    <w:p w:rsidR="003F6EC3" w:rsidRPr="003F6EC3" w:rsidRDefault="003F6EC3" w:rsidP="003F6EC3">
      <w:pPr>
        <w:pStyle w:val="ListBullet"/>
        <w:rPr>
          <w:b/>
        </w:rPr>
      </w:pPr>
      <w:r>
        <w:t>Click in the word to be analysed</w:t>
      </w:r>
    </w:p>
    <w:p w:rsidR="003F6EC3" w:rsidRPr="003F6EC3" w:rsidRDefault="003F6EC3" w:rsidP="003F6EC3">
      <w:pPr>
        <w:pStyle w:val="ListBullet"/>
        <w:rPr>
          <w:b/>
        </w:rPr>
      </w:pPr>
      <w:r>
        <w:t>Break the word into morphemes (see above)</w:t>
      </w:r>
    </w:p>
    <w:p w:rsidR="003F6EC3" w:rsidRDefault="003F6EC3" w:rsidP="003F6EC3">
      <w:pPr>
        <w:pStyle w:val="ListBullet"/>
        <w:rPr>
          <w:b/>
        </w:rPr>
      </w:pPr>
      <w:r>
        <w:t xml:space="preserve">Use the option in the lex entries menu which says </w:t>
      </w:r>
      <w:r>
        <w:rPr>
          <w:b/>
        </w:rPr>
        <w:t>Allomorph of</w:t>
      </w:r>
    </w:p>
    <w:p w:rsidR="003F6EC3" w:rsidRPr="003F6EC3" w:rsidRDefault="003F6EC3" w:rsidP="003F6EC3">
      <w:pPr>
        <w:pStyle w:val="ListBullet"/>
        <w:rPr>
          <w:b/>
        </w:rPr>
      </w:pPr>
      <w:r>
        <w:t xml:space="preserve">In the </w:t>
      </w:r>
      <w:r>
        <w:rPr>
          <w:i/>
        </w:rPr>
        <w:t>Find Entry to add allomorph</w:t>
      </w:r>
      <w:r>
        <w:t xml:space="preserve"> dialog, search for the existing entry</w:t>
      </w:r>
    </w:p>
    <w:p w:rsidR="003F6EC3" w:rsidRDefault="003F6EC3" w:rsidP="003F6EC3">
      <w:pPr>
        <w:pStyle w:val="ListBullet"/>
        <w:numPr>
          <w:ilvl w:val="0"/>
          <w:numId w:val="0"/>
        </w:numPr>
        <w:ind w:left="360"/>
        <w:rPr>
          <w:b/>
        </w:rPr>
      </w:pPr>
      <w:r>
        <w:rPr>
          <w:b/>
          <w:noProof/>
        </w:rPr>
        <w:drawing>
          <wp:inline distT="0" distB="0" distL="0" distR="0">
            <wp:extent cx="3596005" cy="1633855"/>
            <wp:effectExtent l="1905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cstate="print"/>
                    <a:srcRect/>
                    <a:stretch>
                      <a:fillRect/>
                    </a:stretch>
                  </pic:blipFill>
                  <pic:spPr bwMode="auto">
                    <a:xfrm>
                      <a:off x="0" y="0"/>
                      <a:ext cx="3596005" cy="1633855"/>
                    </a:xfrm>
                    <a:prstGeom prst="rect">
                      <a:avLst/>
                    </a:prstGeom>
                    <a:noFill/>
                    <a:ln w="9525">
                      <a:noFill/>
                      <a:miter lim="800000"/>
                      <a:headEnd/>
                      <a:tailEnd/>
                    </a:ln>
                  </pic:spPr>
                </pic:pic>
              </a:graphicData>
            </a:graphic>
          </wp:inline>
        </w:drawing>
      </w:r>
    </w:p>
    <w:p w:rsidR="003F6EC3" w:rsidRPr="003F6EC3" w:rsidRDefault="003F6EC3" w:rsidP="003F6EC3">
      <w:pPr>
        <w:pStyle w:val="ListBullet"/>
      </w:pPr>
      <w:r w:rsidRPr="003F6EC3">
        <w:t>Continue the analysis adding any missing entries as required.</w:t>
      </w:r>
    </w:p>
    <w:p w:rsidR="003F6EC3" w:rsidRDefault="003F6EC3" w:rsidP="003F6EC3"/>
    <w:p w:rsidR="003F6EC3" w:rsidRPr="003F6EC3" w:rsidRDefault="003F6EC3" w:rsidP="003F6EC3"/>
    <w:p w:rsidR="0082251D" w:rsidRDefault="0082251D">
      <w:pPr>
        <w:rPr>
          <w:rFonts w:ascii="Arial" w:hAnsi="Arial" w:cs="Arial"/>
          <w:b/>
          <w:bCs/>
          <w:i/>
          <w:iCs/>
          <w:sz w:val="28"/>
          <w:szCs w:val="28"/>
        </w:rPr>
      </w:pPr>
      <w:r>
        <w:br w:type="page"/>
      </w:r>
    </w:p>
    <w:p w:rsidR="00686754" w:rsidRPr="00686754" w:rsidRDefault="00686754" w:rsidP="00686754">
      <w:pPr>
        <w:pStyle w:val="Heading2"/>
      </w:pPr>
      <w:bookmarkStart w:id="105" w:name="_Toc224995151"/>
      <w:bookmarkStart w:id="106" w:name="_Toc225601307"/>
      <w:r>
        <w:lastRenderedPageBreak/>
        <w:t>Interlinear Texts: Making a phrase</w:t>
      </w:r>
      <w:bookmarkEnd w:id="105"/>
      <w:bookmarkEnd w:id="106"/>
      <w:r w:rsidR="00B22A87">
        <w:fldChar w:fldCharType="begin"/>
      </w:r>
      <w:r w:rsidR="006F7DD9">
        <w:instrText xml:space="preserve"> XE "</w:instrText>
      </w:r>
      <w:r w:rsidR="006F7DD9" w:rsidRPr="00B744FC">
        <w:instrText>interlinear texts:</w:instrText>
      </w:r>
      <w:r w:rsidR="006F7DD9" w:rsidRPr="00B744FC">
        <w:rPr>
          <w:lang w:val="en-AU"/>
        </w:rPr>
        <w:instrText>making a phrase</w:instrText>
      </w:r>
      <w:r w:rsidR="006F7DD9">
        <w:instrText xml:space="preserve">" </w:instrText>
      </w:r>
      <w:r w:rsidR="00B22A87">
        <w:fldChar w:fldCharType="end"/>
      </w:r>
    </w:p>
    <w:p w:rsidR="00686754" w:rsidRDefault="00686754" w:rsidP="00686754">
      <w:pPr>
        <w:pStyle w:val="Heading4"/>
      </w:pPr>
      <w:r>
        <w:t>21 phrase.swf</w:t>
      </w:r>
    </w:p>
    <w:p w:rsidR="0082251D" w:rsidRDefault="0082251D" w:rsidP="0082251D"/>
    <w:p w:rsidR="0082251D" w:rsidRDefault="0082251D" w:rsidP="0082251D">
      <w:r>
        <w:t>To join two words into one group for a single analysis we use the make phrase button. If you later change your mind about joining them you can split them up with the break phrase button.</w:t>
      </w:r>
    </w:p>
    <w:p w:rsidR="0082251D" w:rsidRDefault="0082251D" w:rsidP="0082251D"/>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46"/>
        <w:gridCol w:w="5791"/>
      </w:tblGrid>
      <w:tr w:rsidR="0082251D" w:rsidTr="002C1123">
        <w:tc>
          <w:tcPr>
            <w:tcW w:w="3546" w:type="dxa"/>
          </w:tcPr>
          <w:p w:rsidR="0082251D" w:rsidRDefault="0082251D" w:rsidP="0082251D">
            <w:pPr>
              <w:pStyle w:val="Heading3"/>
            </w:pPr>
            <w:bookmarkStart w:id="107" w:name="_Toc224995152"/>
            <w:r>
              <w:t>Add join two orthographic words for a single analysis</w:t>
            </w:r>
            <w:bookmarkEnd w:id="107"/>
            <w:r w:rsidR="00B22A87">
              <w:fldChar w:fldCharType="begin"/>
            </w:r>
            <w:r w:rsidR="006F7DD9">
              <w:instrText xml:space="preserve"> XE "</w:instrText>
            </w:r>
            <w:r w:rsidR="006F7DD9" w:rsidRPr="009D4312">
              <w:rPr>
                <w:lang w:val="en-AU"/>
              </w:rPr>
              <w:instrText>join words for single analysis</w:instrText>
            </w:r>
            <w:r w:rsidR="006F7DD9">
              <w:instrText xml:space="preserve">" </w:instrText>
            </w:r>
            <w:r w:rsidR="00B22A87">
              <w:fldChar w:fldCharType="end"/>
            </w:r>
          </w:p>
          <w:p w:rsidR="0082251D" w:rsidRDefault="0082251D" w:rsidP="0082251D">
            <w:r>
              <w:rPr>
                <w:i/>
              </w:rPr>
              <w:t>In the Text and Words area</w:t>
            </w:r>
            <w:r>
              <w:t xml:space="preserve">, </w:t>
            </w:r>
            <w:r w:rsidRPr="001B0D4F">
              <w:rPr>
                <w:i/>
              </w:rPr>
              <w:t>Interlinear view and analysis tab</w:t>
            </w:r>
          </w:p>
          <w:p w:rsidR="0082251D" w:rsidRPr="0082251D" w:rsidRDefault="0082251D" w:rsidP="0082251D">
            <w:pPr>
              <w:pStyle w:val="ListBullet"/>
              <w:rPr>
                <w:b/>
              </w:rPr>
            </w:pPr>
            <w:r>
              <w:t>Click in the first word of the phrase</w:t>
            </w:r>
          </w:p>
          <w:p w:rsidR="0082251D" w:rsidRPr="00002652" w:rsidRDefault="0082251D" w:rsidP="00002652">
            <w:pPr>
              <w:pStyle w:val="ListBullet"/>
              <w:rPr>
                <w:b/>
              </w:rPr>
            </w:pPr>
            <w:r>
              <w:t xml:space="preserve">Click on the </w:t>
            </w:r>
            <w:r w:rsidRPr="002C1123">
              <w:rPr>
                <w:b/>
              </w:rPr>
              <w:t>make phrase</w:t>
            </w:r>
            <w:r w:rsidR="00B22A87">
              <w:rPr>
                <w:b/>
              </w:rPr>
              <w:fldChar w:fldCharType="begin"/>
            </w:r>
            <w:r w:rsidR="006F7DD9">
              <w:instrText xml:space="preserve"> XE "</w:instrText>
            </w:r>
            <w:r w:rsidR="006F7DD9" w:rsidRPr="009D4312">
              <w:rPr>
                <w:b/>
              </w:rPr>
              <w:instrText>make phrase</w:instrText>
            </w:r>
            <w:r w:rsidR="006F7DD9">
              <w:instrText xml:space="preserve">" </w:instrText>
            </w:r>
            <w:r w:rsidR="00B22A87">
              <w:rPr>
                <w:b/>
              </w:rPr>
              <w:fldChar w:fldCharType="end"/>
            </w:r>
            <w:r>
              <w:t xml:space="preserve"> button</w:t>
            </w:r>
          </w:p>
        </w:tc>
        <w:tc>
          <w:tcPr>
            <w:tcW w:w="5791" w:type="dxa"/>
          </w:tcPr>
          <w:p w:rsidR="0082251D" w:rsidRDefault="0082251D" w:rsidP="001F3A8F">
            <w:r w:rsidRPr="0082251D">
              <w:rPr>
                <w:noProof/>
              </w:rPr>
              <w:drawing>
                <wp:inline distT="0" distB="0" distL="0" distR="0">
                  <wp:extent cx="1912492" cy="1423535"/>
                  <wp:effectExtent l="19050" t="0" r="0" b="0"/>
                  <wp:docPr id="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9" cstate="print"/>
                          <a:srcRect/>
                          <a:stretch>
                            <a:fillRect/>
                          </a:stretch>
                        </pic:blipFill>
                        <pic:spPr bwMode="auto">
                          <a:xfrm>
                            <a:off x="0" y="0"/>
                            <a:ext cx="1912412" cy="1423476"/>
                          </a:xfrm>
                          <a:prstGeom prst="rect">
                            <a:avLst/>
                          </a:prstGeom>
                          <a:noFill/>
                          <a:ln w="9525">
                            <a:noFill/>
                            <a:miter lim="800000"/>
                            <a:headEnd/>
                            <a:tailEnd/>
                          </a:ln>
                        </pic:spPr>
                      </pic:pic>
                    </a:graphicData>
                  </a:graphic>
                </wp:inline>
              </w:drawing>
            </w:r>
          </w:p>
        </w:tc>
      </w:tr>
      <w:tr w:rsidR="0082251D" w:rsidTr="002C1123">
        <w:tc>
          <w:tcPr>
            <w:tcW w:w="3546" w:type="dxa"/>
          </w:tcPr>
          <w:p w:rsidR="0082251D" w:rsidRPr="0082251D" w:rsidRDefault="0082251D" w:rsidP="0082251D">
            <w:pPr>
              <w:pStyle w:val="ListBullet"/>
              <w:rPr>
                <w:b/>
              </w:rPr>
            </w:pPr>
            <w:r>
              <w:t>Now make a single lexical entry for them</w:t>
            </w:r>
          </w:p>
          <w:p w:rsidR="0082251D" w:rsidRDefault="0082251D" w:rsidP="0082251D">
            <w:pPr>
              <w:pStyle w:val="Heading3"/>
            </w:pPr>
          </w:p>
        </w:tc>
        <w:tc>
          <w:tcPr>
            <w:tcW w:w="5791" w:type="dxa"/>
          </w:tcPr>
          <w:p w:rsidR="0082251D" w:rsidRPr="0082251D" w:rsidRDefault="0082251D" w:rsidP="001F3A8F">
            <w:r w:rsidRPr="0082251D">
              <w:rPr>
                <w:noProof/>
              </w:rPr>
              <w:drawing>
                <wp:inline distT="0" distB="0" distL="0" distR="0">
                  <wp:extent cx="1980772" cy="2476072"/>
                  <wp:effectExtent l="19050" t="0" r="428" b="0"/>
                  <wp:docPr id="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cstate="print"/>
                          <a:srcRect/>
                          <a:stretch>
                            <a:fillRect/>
                          </a:stretch>
                        </pic:blipFill>
                        <pic:spPr bwMode="auto">
                          <a:xfrm>
                            <a:off x="0" y="0"/>
                            <a:ext cx="1983317" cy="2479253"/>
                          </a:xfrm>
                          <a:prstGeom prst="rect">
                            <a:avLst/>
                          </a:prstGeom>
                          <a:noFill/>
                          <a:ln w="9525">
                            <a:noFill/>
                            <a:miter lim="800000"/>
                            <a:headEnd/>
                            <a:tailEnd/>
                          </a:ln>
                        </pic:spPr>
                      </pic:pic>
                    </a:graphicData>
                  </a:graphic>
                </wp:inline>
              </w:drawing>
            </w:r>
          </w:p>
        </w:tc>
      </w:tr>
    </w:tbl>
    <w:p w:rsidR="0082251D" w:rsidRDefault="0082251D" w:rsidP="0082251D"/>
    <w:p w:rsidR="0082251D" w:rsidRDefault="0082251D" w:rsidP="0082251D"/>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46"/>
        <w:gridCol w:w="5791"/>
      </w:tblGrid>
      <w:tr w:rsidR="0082251D" w:rsidTr="004A6A06">
        <w:tc>
          <w:tcPr>
            <w:tcW w:w="3546" w:type="dxa"/>
          </w:tcPr>
          <w:p w:rsidR="0082251D" w:rsidRDefault="0082251D" w:rsidP="0082251D">
            <w:pPr>
              <w:pStyle w:val="Heading3"/>
            </w:pPr>
            <w:bookmarkStart w:id="108" w:name="_Toc224995153"/>
            <w:r>
              <w:t>Add split a phrase</w:t>
            </w:r>
            <w:r w:rsidR="00B22A87">
              <w:fldChar w:fldCharType="begin"/>
            </w:r>
            <w:r w:rsidR="006F7DD9">
              <w:instrText xml:space="preserve"> XE "</w:instrText>
            </w:r>
            <w:r w:rsidR="006F7DD9" w:rsidRPr="009D4312">
              <w:instrText>split a phrase</w:instrText>
            </w:r>
            <w:r w:rsidR="006F7DD9">
              <w:instrText xml:space="preserve">" </w:instrText>
            </w:r>
            <w:r w:rsidR="00B22A87">
              <w:fldChar w:fldCharType="end"/>
            </w:r>
            <w:r>
              <w:t xml:space="preserve"> into two orthographic words</w:t>
            </w:r>
            <w:bookmarkEnd w:id="108"/>
            <w:r>
              <w:t xml:space="preserve"> </w:t>
            </w:r>
          </w:p>
          <w:p w:rsidR="0082251D" w:rsidRDefault="0082251D" w:rsidP="0082251D">
            <w:r>
              <w:rPr>
                <w:i/>
              </w:rPr>
              <w:t>In the Text and Words area</w:t>
            </w:r>
            <w:r>
              <w:t xml:space="preserve">, </w:t>
            </w:r>
            <w:r w:rsidRPr="001B0D4F">
              <w:rPr>
                <w:i/>
              </w:rPr>
              <w:t>Interlinear view and analysis tab</w:t>
            </w:r>
          </w:p>
          <w:p w:rsidR="0082251D" w:rsidRPr="0082251D" w:rsidRDefault="0082251D" w:rsidP="0082251D">
            <w:pPr>
              <w:pStyle w:val="ListBullet"/>
              <w:rPr>
                <w:b/>
              </w:rPr>
            </w:pPr>
            <w:r>
              <w:t>Click in the phrase</w:t>
            </w:r>
          </w:p>
          <w:p w:rsidR="0082251D" w:rsidRPr="0082251D" w:rsidRDefault="0082251D" w:rsidP="0082251D">
            <w:pPr>
              <w:pStyle w:val="ListBullet"/>
              <w:rPr>
                <w:b/>
              </w:rPr>
            </w:pPr>
            <w:r>
              <w:t>Click on the break phrase button</w:t>
            </w:r>
          </w:p>
          <w:p w:rsidR="0082251D" w:rsidRPr="006834D6" w:rsidRDefault="0082251D" w:rsidP="001F3A8F">
            <w:pPr>
              <w:pStyle w:val="ListBullet"/>
              <w:numPr>
                <w:ilvl w:val="0"/>
                <w:numId w:val="0"/>
              </w:numPr>
              <w:ind w:left="360"/>
            </w:pPr>
          </w:p>
        </w:tc>
        <w:tc>
          <w:tcPr>
            <w:tcW w:w="5791" w:type="dxa"/>
          </w:tcPr>
          <w:p w:rsidR="0082251D" w:rsidRDefault="0082251D" w:rsidP="001F3A8F">
            <w:r>
              <w:rPr>
                <w:noProof/>
              </w:rPr>
              <w:drawing>
                <wp:inline distT="0" distB="0" distL="0" distR="0">
                  <wp:extent cx="1777365" cy="1243330"/>
                  <wp:effectExtent l="19050" t="0" r="0" b="0"/>
                  <wp:docPr id="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1" cstate="print"/>
                          <a:srcRect/>
                          <a:stretch>
                            <a:fillRect/>
                          </a:stretch>
                        </pic:blipFill>
                        <pic:spPr bwMode="auto">
                          <a:xfrm>
                            <a:off x="0" y="0"/>
                            <a:ext cx="1777365" cy="1243330"/>
                          </a:xfrm>
                          <a:prstGeom prst="rect">
                            <a:avLst/>
                          </a:prstGeom>
                          <a:noFill/>
                          <a:ln w="9525">
                            <a:noFill/>
                            <a:miter lim="800000"/>
                            <a:headEnd/>
                            <a:tailEnd/>
                          </a:ln>
                        </pic:spPr>
                      </pic:pic>
                    </a:graphicData>
                  </a:graphic>
                </wp:inline>
              </w:drawing>
            </w:r>
          </w:p>
        </w:tc>
      </w:tr>
    </w:tbl>
    <w:p w:rsidR="0082251D" w:rsidRDefault="0082251D" w:rsidP="0082251D"/>
    <w:p w:rsidR="0082251D" w:rsidRDefault="0082251D" w:rsidP="0082251D"/>
    <w:p w:rsidR="0082251D" w:rsidRPr="0082251D" w:rsidRDefault="0082251D" w:rsidP="0082251D"/>
    <w:p w:rsidR="00234C46" w:rsidRDefault="00234C46">
      <w:pPr>
        <w:rPr>
          <w:rFonts w:ascii="Arial" w:hAnsi="Arial" w:cs="Arial"/>
          <w:b/>
          <w:bCs/>
          <w:i/>
          <w:iCs/>
          <w:sz w:val="28"/>
          <w:szCs w:val="28"/>
        </w:rPr>
      </w:pPr>
      <w:bookmarkStart w:id="109" w:name="_Toc224995154"/>
      <w:bookmarkStart w:id="110" w:name="_Toc225601308"/>
      <w:r>
        <w:lastRenderedPageBreak/>
        <w:br w:type="page"/>
      </w:r>
    </w:p>
    <w:p w:rsidR="00686754" w:rsidRPr="00686754" w:rsidRDefault="00686754" w:rsidP="00686754">
      <w:pPr>
        <w:pStyle w:val="Heading2"/>
      </w:pPr>
      <w:r>
        <w:lastRenderedPageBreak/>
        <w:t>Interlinear Texts: The Gloss Tab</w:t>
      </w:r>
      <w:bookmarkEnd w:id="109"/>
      <w:bookmarkEnd w:id="110"/>
      <w:r w:rsidR="00B22A87">
        <w:fldChar w:fldCharType="begin"/>
      </w:r>
      <w:r w:rsidR="006F7DD9">
        <w:instrText xml:space="preserve"> XE "</w:instrText>
      </w:r>
      <w:r w:rsidR="006F7DD9" w:rsidRPr="0038685B">
        <w:instrText>interlinear texts:</w:instrText>
      </w:r>
      <w:r w:rsidR="006F7DD9" w:rsidRPr="0038685B">
        <w:rPr>
          <w:lang w:val="en-AU"/>
        </w:rPr>
        <w:instrText>gloss tab</w:instrText>
      </w:r>
      <w:r w:rsidR="006F7DD9">
        <w:instrText xml:space="preserve">" </w:instrText>
      </w:r>
      <w:r w:rsidR="00B22A87">
        <w:fldChar w:fldCharType="end"/>
      </w:r>
    </w:p>
    <w:p w:rsidR="00686754" w:rsidRDefault="00686754" w:rsidP="00686754">
      <w:pPr>
        <w:pStyle w:val="Heading4"/>
      </w:pPr>
      <w:r>
        <w:t>22 gloss tab.swf</w:t>
      </w:r>
    </w:p>
    <w:p w:rsidR="0029697A" w:rsidRDefault="0029697A" w:rsidP="0029697A"/>
    <w:p w:rsidR="0029697A" w:rsidRDefault="0029697A" w:rsidP="0029697A">
      <w:r>
        <w:t>Like the Analyse tab the Goss tab provides an interlinear view. But it is preconfigured for adding word glosses, word categories and free translations. You can change it by using the Tools-Configure Interlinear and make it either simpler or more complicated.</w:t>
      </w:r>
    </w:p>
    <w:p w:rsidR="0029697A" w:rsidRDefault="0029697A" w:rsidP="0029697A"/>
    <w:p w:rsidR="0029697A" w:rsidRDefault="0029697A" w:rsidP="0029697A">
      <w:r>
        <w:t>Unlike the Analyse tab the Gloss tab has a special option which allows you to add words into the lexicon as you add word glosses or categories. Since the lexicon usually contains morphemes this feature is intended for languages which have very little morphology.</w:t>
      </w:r>
    </w:p>
    <w:p w:rsidR="0029697A" w:rsidRDefault="0029697A" w:rsidP="0029697A"/>
    <w:p w:rsidR="0029697A" w:rsidRDefault="0029697A" w:rsidP="0029697A">
      <w:pPr>
        <w:pStyle w:val="Heading3"/>
      </w:pPr>
      <w:bookmarkStart w:id="111" w:name="_Toc224995155"/>
      <w:r>
        <w:t>Turn on special mode to add words</w:t>
      </w:r>
      <w:bookmarkEnd w:id="111"/>
    </w:p>
    <w:p w:rsidR="0029697A" w:rsidRDefault="0029697A" w:rsidP="0029697A">
      <w:r>
        <w:rPr>
          <w:i/>
        </w:rPr>
        <w:t>In the Text and Words area</w:t>
      </w:r>
      <w:r>
        <w:t xml:space="preserve">, </w:t>
      </w:r>
      <w:r w:rsidRPr="001B0D4F">
        <w:rPr>
          <w:i/>
        </w:rPr>
        <w:t xml:space="preserve">Interlinear view and </w:t>
      </w:r>
      <w:r>
        <w:rPr>
          <w:i/>
        </w:rPr>
        <w:t>gloss</w:t>
      </w:r>
      <w:r w:rsidRPr="001B0D4F">
        <w:rPr>
          <w:i/>
        </w:rPr>
        <w:t xml:space="preserve"> tab</w:t>
      </w:r>
    </w:p>
    <w:p w:rsidR="0029697A" w:rsidRPr="0029697A" w:rsidRDefault="0029697A" w:rsidP="0029697A">
      <w:pPr>
        <w:pStyle w:val="ListBullet"/>
        <w:rPr>
          <w:b/>
        </w:rPr>
      </w:pPr>
      <w:r>
        <w:t>Click in the word to be analysed</w:t>
      </w:r>
    </w:p>
    <w:p w:rsidR="0029697A" w:rsidRPr="0029697A" w:rsidRDefault="0029697A" w:rsidP="0029697A">
      <w:pPr>
        <w:pStyle w:val="ListBullet"/>
        <w:rPr>
          <w:b/>
        </w:rPr>
      </w:pPr>
      <w:r>
        <w:t>Click in the best beside “Add Words to Lexicon”</w:t>
      </w:r>
    </w:p>
    <w:p w:rsidR="0029697A" w:rsidRDefault="0029697A" w:rsidP="0029697A">
      <w:pPr>
        <w:pStyle w:val="ListBullet"/>
        <w:numPr>
          <w:ilvl w:val="0"/>
          <w:numId w:val="0"/>
        </w:numPr>
        <w:ind w:left="360"/>
        <w:rPr>
          <w:b/>
        </w:rPr>
      </w:pPr>
      <w:r>
        <w:rPr>
          <w:b/>
          <w:noProof/>
        </w:rPr>
        <w:drawing>
          <wp:inline distT="0" distB="0" distL="0" distR="0">
            <wp:extent cx="5476240" cy="131508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2" cstate="print"/>
                    <a:srcRect/>
                    <a:stretch>
                      <a:fillRect/>
                    </a:stretch>
                  </pic:blipFill>
                  <pic:spPr bwMode="auto">
                    <a:xfrm>
                      <a:off x="0" y="0"/>
                      <a:ext cx="5476240" cy="1315085"/>
                    </a:xfrm>
                    <a:prstGeom prst="rect">
                      <a:avLst/>
                    </a:prstGeom>
                    <a:noFill/>
                    <a:ln w="9525">
                      <a:noFill/>
                      <a:miter lim="800000"/>
                      <a:headEnd/>
                      <a:tailEnd/>
                    </a:ln>
                  </pic:spPr>
                </pic:pic>
              </a:graphicData>
            </a:graphic>
          </wp:inline>
        </w:drawing>
      </w:r>
    </w:p>
    <w:p w:rsidR="0029697A" w:rsidRDefault="0029697A" w:rsidP="0029697A">
      <w:pPr>
        <w:pStyle w:val="ListBullet"/>
        <w:numPr>
          <w:ilvl w:val="0"/>
          <w:numId w:val="0"/>
        </w:numPr>
        <w:ind w:left="360"/>
        <w:rPr>
          <w:b/>
        </w:rPr>
      </w:pPr>
    </w:p>
    <w:p w:rsidR="0029697A" w:rsidRDefault="0029697A" w:rsidP="0029697A">
      <w:pPr>
        <w:pStyle w:val="Heading3"/>
      </w:pPr>
      <w:bookmarkStart w:id="112" w:name="_Toc224995156"/>
      <w:r>
        <w:t>Add words to the lexicon</w:t>
      </w:r>
      <w:bookmarkEnd w:id="112"/>
    </w:p>
    <w:p w:rsidR="0029697A" w:rsidRDefault="0029697A" w:rsidP="0029697A">
      <w:r>
        <w:rPr>
          <w:i/>
        </w:rPr>
        <w:t>In the Text and Words area</w:t>
      </w:r>
      <w:r>
        <w:t xml:space="preserve">, </w:t>
      </w:r>
      <w:r w:rsidRPr="001B0D4F">
        <w:rPr>
          <w:i/>
        </w:rPr>
        <w:t xml:space="preserve">Interlinear view and </w:t>
      </w:r>
      <w:r>
        <w:rPr>
          <w:i/>
        </w:rPr>
        <w:t>gloss</w:t>
      </w:r>
      <w:r w:rsidRPr="001B0D4F">
        <w:rPr>
          <w:i/>
        </w:rPr>
        <w:t xml:space="preserve"> tab</w:t>
      </w:r>
    </w:p>
    <w:p w:rsidR="0029697A" w:rsidRPr="0029697A" w:rsidRDefault="0029697A" w:rsidP="0029697A">
      <w:pPr>
        <w:pStyle w:val="ListBullet"/>
        <w:rPr>
          <w:b/>
        </w:rPr>
      </w:pPr>
      <w:r>
        <w:t>Click in the word to be analysed</w:t>
      </w:r>
    </w:p>
    <w:p w:rsidR="0029697A" w:rsidRPr="0029697A" w:rsidRDefault="0029697A" w:rsidP="0029697A">
      <w:pPr>
        <w:pStyle w:val="ListBullet"/>
        <w:rPr>
          <w:b/>
        </w:rPr>
      </w:pPr>
      <w:r>
        <w:t>Type in the Word gloss and press enter</w:t>
      </w:r>
      <w:r>
        <w:br/>
        <w:t>[entries are created in the lexicon with the word gloss as the lexical gloss as well]</w:t>
      </w:r>
    </w:p>
    <w:p w:rsidR="0029697A" w:rsidRPr="0029697A" w:rsidRDefault="0029697A" w:rsidP="0029697A"/>
    <w:p w:rsidR="00685D61" w:rsidRDefault="00685D61">
      <w:pPr>
        <w:rPr>
          <w:rFonts w:ascii="Arial" w:hAnsi="Arial" w:cs="Arial"/>
          <w:b/>
          <w:bCs/>
          <w:i/>
          <w:iCs/>
          <w:sz w:val="28"/>
          <w:szCs w:val="28"/>
        </w:rPr>
      </w:pPr>
      <w:r>
        <w:br w:type="page"/>
      </w:r>
    </w:p>
    <w:p w:rsidR="00686754" w:rsidRPr="00686754" w:rsidRDefault="00686754" w:rsidP="00686754">
      <w:pPr>
        <w:pStyle w:val="Heading2"/>
      </w:pPr>
      <w:bookmarkStart w:id="113" w:name="_Toc224995157"/>
      <w:bookmarkStart w:id="114" w:name="_Toc225601309"/>
      <w:r>
        <w:lastRenderedPageBreak/>
        <w:t>Interlinear Texts: Morphological Parser</w:t>
      </w:r>
      <w:bookmarkEnd w:id="113"/>
      <w:bookmarkEnd w:id="114"/>
      <w:r w:rsidR="00B22A87">
        <w:fldChar w:fldCharType="begin"/>
      </w:r>
      <w:r w:rsidR="006F7DD9">
        <w:instrText xml:space="preserve"> XE "</w:instrText>
      </w:r>
      <w:r w:rsidR="006F7DD9" w:rsidRPr="009408EC">
        <w:instrText>interlinear texts:</w:instrText>
      </w:r>
      <w:r w:rsidR="006F7DD9" w:rsidRPr="009408EC">
        <w:rPr>
          <w:lang w:val="en-AU"/>
        </w:rPr>
        <w:instrText>morphological parser</w:instrText>
      </w:r>
      <w:r w:rsidR="006F7DD9">
        <w:instrText xml:space="preserve">" </w:instrText>
      </w:r>
      <w:r w:rsidR="00B22A87">
        <w:fldChar w:fldCharType="end"/>
      </w:r>
    </w:p>
    <w:p w:rsidR="00686754" w:rsidRDefault="00686754" w:rsidP="00686754">
      <w:pPr>
        <w:pStyle w:val="Heading4"/>
      </w:pPr>
      <w:r>
        <w:t>23 parser.swf</w:t>
      </w:r>
    </w:p>
    <w:p w:rsidR="00695C7C" w:rsidRDefault="00695C7C" w:rsidP="00695C7C">
      <w:r>
        <w:t>Language Explorer also has a morphological parser which is controlled by options in the parser menu.</w:t>
      </w:r>
      <w:r w:rsidR="00855423">
        <w:t xml:space="preserve"> The parser attempts to suggest or predict analyses based on the entries in the lexicon and the rules and facts in the grammar area. If you don’t use the parser you will still see analyses that you have entered previously suggested for you in blue.  These blue suggestions are limited to words you have analysed previously. </w:t>
      </w:r>
    </w:p>
    <w:p w:rsidR="00855423" w:rsidRDefault="00855423" w:rsidP="00695C7C"/>
    <w:p w:rsidR="00855423" w:rsidRDefault="00855423" w:rsidP="00695C7C">
      <w:r>
        <w:t>In contrast the morphological parser can suggest analyses for words you have not encountered before. And it can make a suggestion/prediction as long as it can find the morphemes in the lexicon and the grammar rules allow it.</w:t>
      </w:r>
    </w:p>
    <w:p w:rsidR="00855423" w:rsidRDefault="00855423" w:rsidP="00695C7C"/>
    <w:p w:rsidR="00855423" w:rsidRDefault="00855423" w:rsidP="00855423">
      <w:pPr>
        <w:pStyle w:val="Heading3"/>
      </w:pPr>
      <w:bookmarkStart w:id="115" w:name="_Toc224995158"/>
      <w:r>
        <w:t>Start the parser</w:t>
      </w:r>
      <w:bookmarkEnd w:id="115"/>
      <w:r w:rsidR="00B22A87">
        <w:fldChar w:fldCharType="begin"/>
      </w:r>
      <w:r w:rsidR="006F7DD9">
        <w:instrText xml:space="preserve"> XE "</w:instrText>
      </w:r>
      <w:r w:rsidR="006F7DD9" w:rsidRPr="00A31E96">
        <w:rPr>
          <w:lang w:val="en-AU"/>
        </w:rPr>
        <w:instrText>parser</w:instrText>
      </w:r>
      <w:r w:rsidR="006F7DD9" w:rsidRPr="00A31E96">
        <w:instrText>:</w:instrText>
      </w:r>
      <w:r w:rsidR="006F7DD9" w:rsidRPr="00A31E96">
        <w:rPr>
          <w:lang w:val="en-AU"/>
        </w:rPr>
        <w:instrText>start the parser</w:instrText>
      </w:r>
      <w:r w:rsidR="006F7DD9">
        <w:instrText xml:space="preserve">" </w:instrText>
      </w:r>
      <w:r w:rsidR="00B22A87">
        <w:fldChar w:fldCharType="end"/>
      </w:r>
    </w:p>
    <w:p w:rsidR="00855423" w:rsidRDefault="00855423" w:rsidP="00855423">
      <w:r>
        <w:rPr>
          <w:i/>
        </w:rPr>
        <w:t>In the Text and Words area</w:t>
      </w:r>
      <w:r>
        <w:t xml:space="preserve">, </w:t>
      </w:r>
      <w:r w:rsidRPr="001B0D4F">
        <w:rPr>
          <w:i/>
        </w:rPr>
        <w:t xml:space="preserve">Interlinear view and </w:t>
      </w:r>
      <w:r w:rsidR="00685D61">
        <w:rPr>
          <w:i/>
        </w:rPr>
        <w:t>analyse</w:t>
      </w:r>
      <w:r w:rsidRPr="001B0D4F">
        <w:rPr>
          <w:i/>
        </w:rPr>
        <w:t xml:space="preserve"> tab</w:t>
      </w:r>
    </w:p>
    <w:p w:rsidR="00685D61" w:rsidRPr="00685D61" w:rsidRDefault="00685D61" w:rsidP="00855423">
      <w:pPr>
        <w:pStyle w:val="ListBullet"/>
        <w:rPr>
          <w:b/>
        </w:rPr>
      </w:pPr>
      <w:r>
        <w:t>From the parser menu choose Parse words in text</w:t>
      </w:r>
    </w:p>
    <w:p w:rsidR="00855423" w:rsidRPr="00685D61" w:rsidRDefault="00685D61" w:rsidP="00855423">
      <w:pPr>
        <w:pStyle w:val="ListBullet"/>
        <w:rPr>
          <w:b/>
        </w:rPr>
      </w:pPr>
      <w:r>
        <w:t>You can follow the parser’s progress on the status bar</w:t>
      </w:r>
    </w:p>
    <w:p w:rsidR="00685D61" w:rsidRPr="00685D61" w:rsidRDefault="00685D61" w:rsidP="00855423">
      <w:pPr>
        <w:pStyle w:val="ListBullet"/>
        <w:rPr>
          <w:b/>
        </w:rPr>
      </w:pPr>
      <w:r>
        <w:t>Press Refresh to see the results</w:t>
      </w:r>
    </w:p>
    <w:p w:rsidR="00685D61" w:rsidRPr="00685D61" w:rsidRDefault="00685D61" w:rsidP="00855423">
      <w:pPr>
        <w:pStyle w:val="ListBullet"/>
        <w:rPr>
          <w:b/>
        </w:rPr>
      </w:pPr>
      <w:r>
        <w:t>Now you can see suggestions made by the parser highlighted in orange.</w:t>
      </w:r>
    </w:p>
    <w:p w:rsidR="00685D61" w:rsidRDefault="00685D61" w:rsidP="00685D61">
      <w:pPr>
        <w:pStyle w:val="ListBullet"/>
        <w:numPr>
          <w:ilvl w:val="0"/>
          <w:numId w:val="0"/>
        </w:numPr>
        <w:ind w:left="360"/>
        <w:rPr>
          <w:b/>
        </w:rPr>
      </w:pPr>
      <w:r>
        <w:rPr>
          <w:b/>
          <w:noProof/>
        </w:rPr>
        <w:drawing>
          <wp:inline distT="0" distB="0" distL="0" distR="0">
            <wp:extent cx="4623435" cy="2927985"/>
            <wp:effectExtent l="1905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3" cstate="print"/>
                    <a:srcRect/>
                    <a:stretch>
                      <a:fillRect/>
                    </a:stretch>
                  </pic:blipFill>
                  <pic:spPr bwMode="auto">
                    <a:xfrm>
                      <a:off x="0" y="0"/>
                      <a:ext cx="4623435" cy="2927985"/>
                    </a:xfrm>
                    <a:prstGeom prst="rect">
                      <a:avLst/>
                    </a:prstGeom>
                    <a:noFill/>
                    <a:ln w="9525">
                      <a:noFill/>
                      <a:miter lim="800000"/>
                      <a:headEnd/>
                      <a:tailEnd/>
                    </a:ln>
                  </pic:spPr>
                </pic:pic>
              </a:graphicData>
            </a:graphic>
          </wp:inline>
        </w:drawing>
      </w:r>
    </w:p>
    <w:p w:rsidR="00685D61" w:rsidRDefault="00685D61" w:rsidP="00855423">
      <w:pPr>
        <w:pStyle w:val="ListBullet"/>
      </w:pPr>
      <w:r w:rsidRPr="00685D61">
        <w:t>Parser suggestions do not include a word gloss or word category</w:t>
      </w:r>
    </w:p>
    <w:p w:rsidR="00685D61" w:rsidRPr="00685D61" w:rsidRDefault="00685D61" w:rsidP="00855423">
      <w:pPr>
        <w:pStyle w:val="ListBullet"/>
      </w:pPr>
      <w:r>
        <w:t>You can edit and approve these suggestions as usual.</w:t>
      </w:r>
    </w:p>
    <w:p w:rsidR="00685D61" w:rsidRDefault="00685D61">
      <w:pPr>
        <w:rPr>
          <w:rFonts w:ascii="Arial" w:hAnsi="Arial" w:cs="Arial"/>
          <w:b/>
          <w:bCs/>
          <w:i/>
          <w:iCs/>
          <w:sz w:val="28"/>
          <w:szCs w:val="28"/>
        </w:rPr>
      </w:pPr>
      <w:r>
        <w:br w:type="page"/>
      </w:r>
    </w:p>
    <w:p w:rsidR="00686754" w:rsidRPr="00686754" w:rsidRDefault="00C64A94" w:rsidP="00686754">
      <w:pPr>
        <w:pStyle w:val="Heading2"/>
      </w:pPr>
      <w:bookmarkStart w:id="116" w:name="_Toc224995159"/>
      <w:bookmarkStart w:id="117" w:name="_Toc225601310"/>
      <w:r>
        <w:lastRenderedPageBreak/>
        <w:t>Words Analyses view</w:t>
      </w:r>
      <w:bookmarkEnd w:id="116"/>
      <w:bookmarkEnd w:id="117"/>
      <w:r w:rsidR="00B22A87">
        <w:fldChar w:fldCharType="begin"/>
      </w:r>
      <w:r w:rsidR="006F7DD9">
        <w:instrText xml:space="preserve"> XE "</w:instrText>
      </w:r>
      <w:r w:rsidR="006F7DD9" w:rsidRPr="009D4312">
        <w:rPr>
          <w:lang w:val="en-AU"/>
        </w:rPr>
        <w:instrText>words analyses view</w:instrText>
      </w:r>
      <w:r w:rsidR="006F7DD9">
        <w:instrText xml:space="preserve">" </w:instrText>
      </w:r>
      <w:r w:rsidR="00B22A87">
        <w:fldChar w:fldCharType="end"/>
      </w:r>
    </w:p>
    <w:p w:rsidR="00686754" w:rsidRDefault="00686754" w:rsidP="00686754">
      <w:pPr>
        <w:pStyle w:val="Heading4"/>
      </w:pPr>
      <w:r>
        <w:t>24 words analyses.swf</w:t>
      </w:r>
    </w:p>
    <w:p w:rsidR="00685D61" w:rsidRDefault="00685D61" w:rsidP="00685D61"/>
    <w:p w:rsidR="000647BE" w:rsidRDefault="000647BE" w:rsidP="00685D61">
      <w:r>
        <w:t xml:space="preserve">All the words that are in texts are listed in the Words Analyses view. There is a column which shows how many occurrences there are in the entire text corpus. You can also show other columns including the number of analyses you have approved for each word and the number of analyses that the parser has predicated for each word. This view is useful for reviewing the various analyses for each word. </w:t>
      </w:r>
    </w:p>
    <w:p w:rsidR="000647BE" w:rsidRDefault="000647BE" w:rsidP="00685D61"/>
    <w:p w:rsidR="000647BE" w:rsidRDefault="000647BE" w:rsidP="00685D61">
      <w:r>
        <w:t xml:space="preserve">Analyses that are suggested by the parser are first put in the user opinion unknown section since it is only an analysis candidate. I can state that I approve of this analysis. </w:t>
      </w:r>
    </w:p>
    <w:p w:rsidR="00685D61" w:rsidRDefault="00685D61" w:rsidP="00685D61"/>
    <w:p w:rsidR="000647BE" w:rsidRDefault="000647BE" w:rsidP="000647BE">
      <w:pPr>
        <w:pStyle w:val="Heading3"/>
      </w:pPr>
      <w:bookmarkStart w:id="118" w:name="_Toc224995160"/>
      <w:r>
        <w:t>Approve an analysis candidate (as suggested by the parser)</w:t>
      </w:r>
      <w:bookmarkEnd w:id="118"/>
      <w:r w:rsidR="00B22A87">
        <w:fldChar w:fldCharType="begin"/>
      </w:r>
      <w:r w:rsidR="006F7DD9">
        <w:instrText xml:space="preserve"> XE "</w:instrText>
      </w:r>
      <w:r w:rsidR="006F7DD9" w:rsidRPr="00236EC7">
        <w:rPr>
          <w:lang w:val="en-AU"/>
        </w:rPr>
        <w:instrText>parser</w:instrText>
      </w:r>
      <w:r w:rsidR="006F7DD9" w:rsidRPr="00236EC7">
        <w:instrText>:</w:instrText>
      </w:r>
      <w:r w:rsidR="006F7DD9" w:rsidRPr="00236EC7">
        <w:rPr>
          <w:lang w:val="en-AU"/>
        </w:rPr>
        <w:instrText>approve analysis</w:instrText>
      </w:r>
      <w:r w:rsidR="006F7DD9">
        <w:instrText xml:space="preserve">" </w:instrText>
      </w:r>
      <w:r w:rsidR="00B22A87">
        <w:fldChar w:fldCharType="end"/>
      </w:r>
    </w:p>
    <w:p w:rsidR="000647BE" w:rsidRDefault="000647BE" w:rsidP="000647BE">
      <w:r>
        <w:rPr>
          <w:i/>
        </w:rPr>
        <w:t>In the Text and Words area</w:t>
      </w:r>
      <w:r>
        <w:t xml:space="preserve">, </w:t>
      </w:r>
      <w:r>
        <w:rPr>
          <w:i/>
        </w:rPr>
        <w:t>Word analyses view</w:t>
      </w:r>
    </w:p>
    <w:p w:rsidR="000647BE" w:rsidRPr="000647BE" w:rsidRDefault="000647BE" w:rsidP="000647BE">
      <w:pPr>
        <w:pStyle w:val="ListBullet"/>
        <w:rPr>
          <w:b/>
        </w:rPr>
      </w:pPr>
      <w:r>
        <w:t>Browse the word to be analysed</w:t>
      </w:r>
    </w:p>
    <w:p w:rsidR="000647BE" w:rsidRPr="000647BE" w:rsidRDefault="000647BE" w:rsidP="000647BE">
      <w:pPr>
        <w:pStyle w:val="ListBullet"/>
        <w:rPr>
          <w:b/>
        </w:rPr>
      </w:pPr>
      <w:r>
        <w:t>In the analysis pane find the analysis candidate</w:t>
      </w:r>
    </w:p>
    <w:p w:rsidR="000647BE" w:rsidRPr="00DF2AEA" w:rsidRDefault="000647BE" w:rsidP="000647BE">
      <w:pPr>
        <w:pStyle w:val="ListBullet"/>
        <w:rPr>
          <w:b/>
        </w:rPr>
      </w:pPr>
      <w:r>
        <w:t xml:space="preserve">Click on the </w:t>
      </w:r>
      <w:r w:rsidR="00DF2AEA">
        <w:t>Analysis candidate menu button</w:t>
      </w:r>
    </w:p>
    <w:p w:rsidR="00DF2AEA" w:rsidRPr="00685D61" w:rsidRDefault="00DF2AEA" w:rsidP="000647BE">
      <w:pPr>
        <w:pStyle w:val="ListBullet"/>
        <w:rPr>
          <w:b/>
        </w:rPr>
      </w:pPr>
      <w:r>
        <w:t>Choose User Opinion, then approve</w:t>
      </w:r>
    </w:p>
    <w:p w:rsidR="000647BE" w:rsidRDefault="000647BE" w:rsidP="00685D61"/>
    <w:p w:rsidR="000647BE" w:rsidRDefault="000647BE" w:rsidP="00DF2AEA">
      <w:pPr>
        <w:ind w:left="360"/>
      </w:pPr>
      <w:r>
        <w:rPr>
          <w:noProof/>
        </w:rPr>
        <w:drawing>
          <wp:inline distT="0" distB="0" distL="0" distR="0">
            <wp:extent cx="2781300" cy="116840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4" cstate="print"/>
                    <a:srcRect/>
                    <a:stretch>
                      <a:fillRect/>
                    </a:stretch>
                  </pic:blipFill>
                  <pic:spPr bwMode="auto">
                    <a:xfrm>
                      <a:off x="0" y="0"/>
                      <a:ext cx="2781300" cy="1168400"/>
                    </a:xfrm>
                    <a:prstGeom prst="rect">
                      <a:avLst/>
                    </a:prstGeom>
                    <a:noFill/>
                    <a:ln w="9525">
                      <a:noFill/>
                      <a:miter lim="800000"/>
                      <a:headEnd/>
                      <a:tailEnd/>
                    </a:ln>
                  </pic:spPr>
                </pic:pic>
              </a:graphicData>
            </a:graphic>
          </wp:inline>
        </w:drawing>
      </w:r>
    </w:p>
    <w:p w:rsidR="00DF2AEA" w:rsidRDefault="00DF2AEA" w:rsidP="00DF2AEA">
      <w:pPr>
        <w:pStyle w:val="ListBullet"/>
        <w:numPr>
          <w:ilvl w:val="0"/>
          <w:numId w:val="0"/>
        </w:numPr>
        <w:ind w:left="360"/>
      </w:pPr>
      <w:r>
        <w:t>It is then moved up into the user approved analyses section.</w:t>
      </w:r>
    </w:p>
    <w:p w:rsidR="00DF2AEA" w:rsidRPr="00685D61" w:rsidRDefault="00DF2AEA" w:rsidP="00DF2AEA">
      <w:pPr>
        <w:pStyle w:val="ListBullet"/>
        <w:numPr>
          <w:ilvl w:val="0"/>
          <w:numId w:val="0"/>
        </w:numPr>
        <w:ind w:left="360" w:hanging="360"/>
      </w:pPr>
    </w:p>
    <w:p w:rsidR="002C1123" w:rsidRDefault="002C1123">
      <w:pPr>
        <w:rPr>
          <w:rFonts w:ascii="Arial" w:hAnsi="Arial" w:cs="Arial"/>
          <w:b/>
          <w:bCs/>
          <w:i/>
          <w:iCs/>
          <w:sz w:val="28"/>
          <w:szCs w:val="28"/>
        </w:rPr>
      </w:pPr>
      <w:r>
        <w:br w:type="page"/>
      </w:r>
    </w:p>
    <w:p w:rsidR="00C64A94" w:rsidRPr="00686754" w:rsidRDefault="00C64A94" w:rsidP="00C64A94">
      <w:pPr>
        <w:pStyle w:val="Heading2"/>
      </w:pPr>
      <w:bookmarkStart w:id="119" w:name="_Toc224995161"/>
      <w:bookmarkStart w:id="120" w:name="_Toc225601311"/>
      <w:r>
        <w:lastRenderedPageBreak/>
        <w:t>Adding an analysis</w:t>
      </w:r>
      <w:bookmarkEnd w:id="119"/>
      <w:bookmarkEnd w:id="120"/>
      <w:r w:rsidR="00B22A87">
        <w:fldChar w:fldCharType="begin"/>
      </w:r>
      <w:r w:rsidR="006F7DD9">
        <w:instrText xml:space="preserve"> XE "</w:instrText>
      </w:r>
      <w:r w:rsidR="006F7DD9" w:rsidRPr="009D4312">
        <w:instrText>adding an analysis</w:instrText>
      </w:r>
      <w:r w:rsidR="006F7DD9">
        <w:instrText xml:space="preserve">" </w:instrText>
      </w:r>
      <w:r w:rsidR="00B22A87">
        <w:fldChar w:fldCharType="end"/>
      </w:r>
    </w:p>
    <w:p w:rsidR="00686754" w:rsidRDefault="00686754" w:rsidP="00686754">
      <w:pPr>
        <w:pStyle w:val="Heading4"/>
      </w:pPr>
      <w:r>
        <w:t>25 add analysis.swf</w:t>
      </w:r>
    </w:p>
    <w:p w:rsidR="00DF2AEA" w:rsidRDefault="00DF2AEA" w:rsidP="00DF2AEA"/>
    <w:p w:rsidR="00DF2AEA" w:rsidRDefault="00DF2AEA" w:rsidP="00DF2AEA">
      <w:r>
        <w:t xml:space="preserve">You can also add new analyses in the word analyses view. </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46"/>
        <w:gridCol w:w="5791"/>
      </w:tblGrid>
      <w:tr w:rsidR="00DF2AEA" w:rsidTr="00950332">
        <w:tc>
          <w:tcPr>
            <w:tcW w:w="3546" w:type="dxa"/>
          </w:tcPr>
          <w:p w:rsidR="00DF2AEA" w:rsidRDefault="00DF2AEA" w:rsidP="00DF2AEA">
            <w:pPr>
              <w:pStyle w:val="Heading3"/>
            </w:pPr>
            <w:bookmarkStart w:id="121" w:name="_Toc224995162"/>
            <w:r>
              <w:t>Add new analysis</w:t>
            </w:r>
            <w:bookmarkEnd w:id="121"/>
          </w:p>
          <w:p w:rsidR="00DF2AEA" w:rsidRDefault="00DF2AEA" w:rsidP="00DF2AEA">
            <w:r>
              <w:rPr>
                <w:i/>
              </w:rPr>
              <w:t>In the Text and Words area</w:t>
            </w:r>
            <w:r>
              <w:t xml:space="preserve">, </w:t>
            </w:r>
            <w:r>
              <w:rPr>
                <w:i/>
              </w:rPr>
              <w:t>Word analyses view</w:t>
            </w:r>
          </w:p>
          <w:p w:rsidR="00DF2AEA" w:rsidRDefault="00DF2AEA" w:rsidP="00DF2AEA">
            <w:pPr>
              <w:pStyle w:val="ListBullet"/>
            </w:pPr>
            <w:r>
              <w:t>Browse for the word to be analysed</w:t>
            </w:r>
          </w:p>
          <w:p w:rsidR="00DF2AEA" w:rsidRDefault="00DF2AEA" w:rsidP="00DF2AEA">
            <w:pPr>
              <w:pStyle w:val="ListBullet"/>
            </w:pPr>
            <w:r>
              <w:t>In the analyses pane, click on User approved (Analyses) section</w:t>
            </w:r>
          </w:p>
          <w:p w:rsidR="00DF2AEA" w:rsidRDefault="00DF2AEA" w:rsidP="00DF2AEA">
            <w:pPr>
              <w:pStyle w:val="ListBullet"/>
            </w:pPr>
            <w:r>
              <w:t>Click on the Add Approved Analysis command</w:t>
            </w:r>
          </w:p>
          <w:p w:rsidR="00DF2AEA" w:rsidRPr="006834D6" w:rsidRDefault="00DF2AEA" w:rsidP="00DF2AEA">
            <w:pPr>
              <w:pStyle w:val="ListBullet"/>
            </w:pPr>
            <w:r>
              <w:t>The Insert Morpheme Breaks dialog is displayed.</w:t>
            </w:r>
          </w:p>
        </w:tc>
        <w:tc>
          <w:tcPr>
            <w:tcW w:w="5791" w:type="dxa"/>
          </w:tcPr>
          <w:p w:rsidR="00DF2AEA" w:rsidRDefault="00DF2AEA" w:rsidP="001F3A8F">
            <w:r>
              <w:rPr>
                <w:noProof/>
              </w:rPr>
              <w:drawing>
                <wp:inline distT="0" distB="0" distL="0" distR="0">
                  <wp:extent cx="2898811" cy="1627956"/>
                  <wp:effectExtent l="19050" t="0" r="0" b="0"/>
                  <wp:docPr id="1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5" cstate="print"/>
                          <a:srcRect/>
                          <a:stretch>
                            <a:fillRect/>
                          </a:stretch>
                        </pic:blipFill>
                        <pic:spPr bwMode="auto">
                          <a:xfrm>
                            <a:off x="0" y="0"/>
                            <a:ext cx="2898988" cy="1628055"/>
                          </a:xfrm>
                          <a:prstGeom prst="rect">
                            <a:avLst/>
                          </a:prstGeom>
                          <a:noFill/>
                          <a:ln w="9525">
                            <a:noFill/>
                            <a:miter lim="800000"/>
                            <a:headEnd/>
                            <a:tailEnd/>
                          </a:ln>
                        </pic:spPr>
                      </pic:pic>
                    </a:graphicData>
                  </a:graphic>
                </wp:inline>
              </w:drawing>
            </w:r>
          </w:p>
        </w:tc>
      </w:tr>
      <w:tr w:rsidR="00DF2AEA" w:rsidTr="00950332">
        <w:tc>
          <w:tcPr>
            <w:tcW w:w="3546" w:type="dxa"/>
          </w:tcPr>
          <w:p w:rsidR="00DF2AEA" w:rsidRDefault="00DF2AEA" w:rsidP="00DF2AEA">
            <w:pPr>
              <w:pStyle w:val="ListBullet"/>
            </w:pPr>
            <w:r>
              <w:t>Indicate the morpheme breaks as appropriate and click OK</w:t>
            </w:r>
          </w:p>
          <w:p w:rsidR="00DF2AEA" w:rsidRDefault="00DF2AEA" w:rsidP="00DF2AEA">
            <w:pPr>
              <w:pStyle w:val="Heading3"/>
            </w:pPr>
          </w:p>
        </w:tc>
        <w:tc>
          <w:tcPr>
            <w:tcW w:w="5791" w:type="dxa"/>
          </w:tcPr>
          <w:p w:rsidR="00DF2AEA" w:rsidRDefault="00DF2AEA" w:rsidP="001F3A8F">
            <w:pPr>
              <w:rPr>
                <w:noProof/>
                <w:lang w:val="en-AU" w:eastAsia="en-AU"/>
              </w:rPr>
            </w:pPr>
            <w:r>
              <w:rPr>
                <w:noProof/>
              </w:rPr>
              <w:drawing>
                <wp:inline distT="0" distB="0" distL="0" distR="0">
                  <wp:extent cx="2015233" cy="1839265"/>
                  <wp:effectExtent l="19050" t="0" r="4067" b="0"/>
                  <wp:docPr id="1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cstate="print"/>
                          <a:srcRect/>
                          <a:stretch>
                            <a:fillRect/>
                          </a:stretch>
                        </pic:blipFill>
                        <pic:spPr bwMode="auto">
                          <a:xfrm>
                            <a:off x="0" y="0"/>
                            <a:ext cx="2015400" cy="1839417"/>
                          </a:xfrm>
                          <a:prstGeom prst="rect">
                            <a:avLst/>
                          </a:prstGeom>
                          <a:noFill/>
                          <a:ln w="9525">
                            <a:noFill/>
                            <a:miter lim="800000"/>
                            <a:headEnd/>
                            <a:tailEnd/>
                          </a:ln>
                        </pic:spPr>
                      </pic:pic>
                    </a:graphicData>
                  </a:graphic>
                </wp:inline>
              </w:drawing>
            </w:r>
          </w:p>
        </w:tc>
      </w:tr>
      <w:tr w:rsidR="00DF2AEA" w:rsidTr="00950332">
        <w:tc>
          <w:tcPr>
            <w:tcW w:w="3546" w:type="dxa"/>
          </w:tcPr>
          <w:p w:rsidR="00DF2AEA" w:rsidRDefault="00DF2AEA" w:rsidP="00DF2AEA">
            <w:pPr>
              <w:pStyle w:val="ListBullet"/>
            </w:pPr>
            <w:r>
              <w:t>Add or select lexical entries as appropriate (as in the text)</w:t>
            </w:r>
          </w:p>
        </w:tc>
        <w:tc>
          <w:tcPr>
            <w:tcW w:w="5791" w:type="dxa"/>
          </w:tcPr>
          <w:p w:rsidR="00DF2AEA" w:rsidRDefault="00DF2AEA" w:rsidP="001F3A8F">
            <w:pPr>
              <w:rPr>
                <w:noProof/>
                <w:lang w:val="en-AU" w:eastAsia="en-AU"/>
              </w:rPr>
            </w:pPr>
            <w:r>
              <w:object w:dxaOrig="4305" w:dyaOrig="1980">
                <v:shape id="_x0000_i1051" type="#_x0000_t75" style="width:215.9pt;height:100.5pt" o:ole="">
                  <v:imagedata r:id="rId87" o:title=""/>
                </v:shape>
                <o:OLEObject Type="Embed" ProgID="PBrush" ShapeID="_x0000_i1051" DrawAspect="Content" ObjectID="_1720131437" r:id="rId88"/>
              </w:object>
            </w:r>
          </w:p>
        </w:tc>
      </w:tr>
      <w:tr w:rsidR="00DF2AEA" w:rsidTr="00950332">
        <w:tc>
          <w:tcPr>
            <w:tcW w:w="3546" w:type="dxa"/>
          </w:tcPr>
          <w:p w:rsidR="00DF2AEA" w:rsidRDefault="00DF2AEA" w:rsidP="003341B8">
            <w:pPr>
              <w:pStyle w:val="ListBullet"/>
            </w:pPr>
            <w:r>
              <w:t xml:space="preserve">Add a word category </w:t>
            </w:r>
            <w:r w:rsidR="003341B8">
              <w:t>using the chooser dropdown button</w:t>
            </w:r>
            <w:r w:rsidR="003341B8">
              <w:br/>
            </w:r>
          </w:p>
          <w:p w:rsidR="003341B8" w:rsidRDefault="003341B8" w:rsidP="003341B8">
            <w:pPr>
              <w:pStyle w:val="ListBullet"/>
            </w:pPr>
            <w:r>
              <w:t>Type in a Word Gloss</w:t>
            </w:r>
          </w:p>
        </w:tc>
        <w:tc>
          <w:tcPr>
            <w:tcW w:w="5791" w:type="dxa"/>
          </w:tcPr>
          <w:p w:rsidR="00DF2AEA" w:rsidRDefault="003341B8" w:rsidP="001F3A8F">
            <w:r>
              <w:object w:dxaOrig="5205" w:dyaOrig="3090">
                <v:shape id="_x0000_i1052" type="#_x0000_t75" style="width:260.25pt;height:154.5pt" o:ole="">
                  <v:imagedata r:id="rId89" o:title=""/>
                </v:shape>
                <o:OLEObject Type="Embed" ProgID="PBrush" ShapeID="_x0000_i1052" DrawAspect="Content" ObjectID="_1720131438" r:id="rId90"/>
              </w:object>
            </w:r>
          </w:p>
        </w:tc>
      </w:tr>
    </w:tbl>
    <w:p w:rsidR="00DF2AEA" w:rsidRDefault="00DF2AEA" w:rsidP="00DF2AEA"/>
    <w:p w:rsidR="00DF2AEA" w:rsidRDefault="00DF2AEA" w:rsidP="00DF2AEA">
      <w:pPr>
        <w:pStyle w:val="ListBullet"/>
        <w:numPr>
          <w:ilvl w:val="0"/>
          <w:numId w:val="0"/>
        </w:numPr>
        <w:ind w:left="360"/>
      </w:pPr>
    </w:p>
    <w:p w:rsidR="00B20D14" w:rsidRDefault="00B20D14">
      <w:pPr>
        <w:rPr>
          <w:rFonts w:ascii="Arial" w:hAnsi="Arial" w:cs="Arial"/>
          <w:b/>
          <w:bCs/>
          <w:i/>
          <w:iCs/>
          <w:sz w:val="28"/>
          <w:szCs w:val="28"/>
        </w:rPr>
      </w:pPr>
      <w:r>
        <w:br w:type="page"/>
      </w:r>
    </w:p>
    <w:p w:rsidR="00C64A94" w:rsidRPr="00686754" w:rsidRDefault="00C64A94" w:rsidP="00C64A94">
      <w:pPr>
        <w:pStyle w:val="Heading2"/>
      </w:pPr>
      <w:bookmarkStart w:id="122" w:name="_Toc224995163"/>
      <w:bookmarkStart w:id="123" w:name="_Toc225601312"/>
      <w:r>
        <w:lastRenderedPageBreak/>
        <w:t>Assigning analyses</w:t>
      </w:r>
      <w:bookmarkEnd w:id="122"/>
      <w:bookmarkEnd w:id="123"/>
      <w:r w:rsidR="00B22A87">
        <w:fldChar w:fldCharType="begin"/>
      </w:r>
      <w:r w:rsidR="006F7DD9">
        <w:instrText xml:space="preserve"> XE "</w:instrText>
      </w:r>
      <w:r w:rsidR="000B0FF8">
        <w:instrText>interlinear texts:</w:instrText>
      </w:r>
      <w:r w:rsidR="006F7DD9" w:rsidRPr="009D4312">
        <w:instrText>assigning analyses</w:instrText>
      </w:r>
      <w:r w:rsidR="006F7DD9">
        <w:instrText xml:space="preserve">" </w:instrText>
      </w:r>
      <w:r w:rsidR="00B22A87">
        <w:fldChar w:fldCharType="end"/>
      </w:r>
    </w:p>
    <w:p w:rsidR="00686754" w:rsidRDefault="00686754" w:rsidP="00686754">
      <w:pPr>
        <w:pStyle w:val="Heading4"/>
      </w:pPr>
      <w:r>
        <w:t>26 assign analysis.swf</w:t>
      </w:r>
    </w:p>
    <w:p w:rsidR="00CD7965" w:rsidRDefault="00CD7965" w:rsidP="00CD7965"/>
    <w:p w:rsidR="00CD7965" w:rsidRDefault="00CD7965" w:rsidP="00CD7965">
      <w:r>
        <w:t>The Word Analyses view has a tool which allows you to assign analyses to any number of occurrences in texts. By using the assign analysis tool I can specify which analysis is the right one for these other occurrences that I haven’t worked on in the texts.</w:t>
      </w:r>
    </w:p>
    <w:p w:rsidR="00CD7965" w:rsidRDefault="00CD7965" w:rsidP="00CD7965">
      <w:r>
        <w:t xml:space="preserve"> </w:t>
      </w:r>
    </w:p>
    <w:p w:rsidR="00CD7965" w:rsidRDefault="00CD7965" w:rsidP="00CD7965">
      <w:r>
        <w:rPr>
          <w:i/>
        </w:rPr>
        <w:t>In the Text and Words area</w:t>
      </w:r>
      <w:r>
        <w:t xml:space="preserve">, </w:t>
      </w:r>
      <w:r>
        <w:rPr>
          <w:i/>
        </w:rPr>
        <w:t>Word analyses view</w:t>
      </w:r>
    </w:p>
    <w:p w:rsidR="00CD7965" w:rsidRDefault="00CD7965" w:rsidP="00CD7965">
      <w:pPr>
        <w:pStyle w:val="ListBullet"/>
      </w:pPr>
      <w:r>
        <w:t>Browse for the word to be analysed</w:t>
      </w:r>
    </w:p>
    <w:p w:rsidR="00CD7965" w:rsidRDefault="00CD7965" w:rsidP="00CD7965">
      <w:pPr>
        <w:pStyle w:val="ListBullet"/>
      </w:pPr>
      <w:r>
        <w:t>Click on the Assign Analysis command (at the top right of the window)</w:t>
      </w:r>
    </w:p>
    <w:p w:rsidR="00B20D14" w:rsidRDefault="00CD7965" w:rsidP="00B20D14">
      <w:pPr>
        <w:pStyle w:val="ListBullet"/>
        <w:numPr>
          <w:ilvl w:val="0"/>
          <w:numId w:val="0"/>
        </w:numPr>
        <w:ind w:left="360"/>
      </w:pPr>
      <w:r>
        <w:rPr>
          <w:noProof/>
        </w:rPr>
        <w:drawing>
          <wp:inline distT="0" distB="0" distL="0" distR="0">
            <wp:extent cx="1202055" cy="39052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1" cstate="print"/>
                    <a:srcRect/>
                    <a:stretch>
                      <a:fillRect/>
                    </a:stretch>
                  </pic:blipFill>
                  <pic:spPr bwMode="auto">
                    <a:xfrm>
                      <a:off x="0" y="0"/>
                      <a:ext cx="1202055" cy="390525"/>
                    </a:xfrm>
                    <a:prstGeom prst="rect">
                      <a:avLst/>
                    </a:prstGeom>
                    <a:noFill/>
                    <a:ln w="9525">
                      <a:noFill/>
                      <a:miter lim="800000"/>
                      <a:headEnd/>
                      <a:tailEnd/>
                    </a:ln>
                  </pic:spPr>
                </pic:pic>
              </a:graphicData>
            </a:graphic>
          </wp:inline>
        </w:drawing>
      </w:r>
    </w:p>
    <w:p w:rsidR="00CD7965" w:rsidRDefault="00CD7965" w:rsidP="00CD7965">
      <w:pPr>
        <w:pStyle w:val="ListBullet"/>
        <w:numPr>
          <w:ilvl w:val="0"/>
          <w:numId w:val="0"/>
        </w:numPr>
        <w:ind w:left="360"/>
      </w:pPr>
      <w:r>
        <w:t>The Analysis Usage dialog is displayed.</w:t>
      </w:r>
    </w:p>
    <w:p w:rsidR="00CD7965" w:rsidRDefault="00CD7965" w:rsidP="00CD7965">
      <w:pPr>
        <w:pStyle w:val="ListBullet"/>
        <w:numPr>
          <w:ilvl w:val="0"/>
          <w:numId w:val="0"/>
        </w:numPr>
        <w:ind w:left="360"/>
      </w:pPr>
      <w:r>
        <w:rPr>
          <w:noProof/>
        </w:rPr>
        <w:drawing>
          <wp:inline distT="0" distB="0" distL="0" distR="0">
            <wp:extent cx="4511853" cy="3492108"/>
            <wp:effectExtent l="19050" t="0" r="2997"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2" cstate="print"/>
                    <a:srcRect/>
                    <a:stretch>
                      <a:fillRect/>
                    </a:stretch>
                  </pic:blipFill>
                  <pic:spPr bwMode="auto">
                    <a:xfrm>
                      <a:off x="0" y="0"/>
                      <a:ext cx="4511655" cy="3491954"/>
                    </a:xfrm>
                    <a:prstGeom prst="rect">
                      <a:avLst/>
                    </a:prstGeom>
                    <a:noFill/>
                    <a:ln w="9525">
                      <a:noFill/>
                      <a:miter lim="800000"/>
                      <a:headEnd/>
                      <a:tailEnd/>
                    </a:ln>
                  </pic:spPr>
                </pic:pic>
              </a:graphicData>
            </a:graphic>
          </wp:inline>
        </w:drawing>
      </w:r>
    </w:p>
    <w:p w:rsidR="00CD7965" w:rsidRDefault="00CD7965" w:rsidP="00CD7965">
      <w:pPr>
        <w:pStyle w:val="ListBullet"/>
      </w:pPr>
      <w:r>
        <w:t>Select the occurrences that relate to one of the analysis.</w:t>
      </w:r>
    </w:p>
    <w:p w:rsidR="00CD7965" w:rsidRDefault="00CD7965" w:rsidP="00CD7965">
      <w:pPr>
        <w:pStyle w:val="ListBullet"/>
      </w:pPr>
      <w:r>
        <w:t>Click on the word gloss for the desired analysis</w:t>
      </w:r>
    </w:p>
    <w:p w:rsidR="00CD7965" w:rsidRDefault="00CD7965" w:rsidP="00CD7965">
      <w:pPr>
        <w:pStyle w:val="ListBullet"/>
      </w:pPr>
      <w:r>
        <w:t xml:space="preserve">Click the </w:t>
      </w:r>
      <w:r w:rsidRPr="00717875">
        <w:rPr>
          <w:b/>
        </w:rPr>
        <w:t>Assign</w:t>
      </w:r>
      <w:r>
        <w:t xml:space="preserve"> button.</w:t>
      </w:r>
    </w:p>
    <w:p w:rsidR="00CD7965" w:rsidRDefault="00717875" w:rsidP="00CD7965">
      <w:pPr>
        <w:pStyle w:val="ListBullet"/>
      </w:pPr>
      <w:r>
        <w:t>Select the occurrences that relate to the next analysis</w:t>
      </w:r>
    </w:p>
    <w:p w:rsidR="00717875" w:rsidRDefault="00717875" w:rsidP="00CD7965">
      <w:pPr>
        <w:pStyle w:val="ListBullet"/>
      </w:pPr>
      <w:r>
        <w:t>Click on the word gloss for the analysis</w:t>
      </w:r>
    </w:p>
    <w:p w:rsidR="00717875" w:rsidRDefault="00717875" w:rsidP="00CD7965">
      <w:pPr>
        <w:pStyle w:val="ListBullet"/>
      </w:pPr>
      <w:r>
        <w:t xml:space="preserve">Click the </w:t>
      </w:r>
      <w:r w:rsidRPr="00717875">
        <w:rPr>
          <w:b/>
        </w:rPr>
        <w:t>Assign</w:t>
      </w:r>
      <w:r>
        <w:t xml:space="preserve"> button.</w:t>
      </w:r>
    </w:p>
    <w:p w:rsidR="00717875" w:rsidRDefault="00717875" w:rsidP="00CD7965">
      <w:pPr>
        <w:pStyle w:val="ListBullet"/>
      </w:pPr>
      <w:r>
        <w:t xml:space="preserve">Click </w:t>
      </w:r>
      <w:r w:rsidRPr="00717875">
        <w:rPr>
          <w:b/>
        </w:rPr>
        <w:t>Close</w:t>
      </w:r>
    </w:p>
    <w:p w:rsidR="00CD7965" w:rsidRDefault="00CD7965" w:rsidP="00CD7965"/>
    <w:p w:rsidR="00717875" w:rsidRPr="00CD7965" w:rsidRDefault="00717875" w:rsidP="00CD7965"/>
    <w:p w:rsidR="00234C46" w:rsidRDefault="00234C46">
      <w:pPr>
        <w:rPr>
          <w:rFonts w:ascii="Arial" w:hAnsi="Arial" w:cs="Arial"/>
          <w:b/>
          <w:bCs/>
          <w:i/>
          <w:iCs/>
          <w:sz w:val="28"/>
          <w:szCs w:val="28"/>
        </w:rPr>
      </w:pPr>
      <w:bookmarkStart w:id="124" w:name="_Toc224995164"/>
      <w:bookmarkStart w:id="125" w:name="_Toc225601313"/>
      <w:r>
        <w:br w:type="page"/>
      </w:r>
    </w:p>
    <w:p w:rsidR="00C64A94" w:rsidRPr="00686754" w:rsidRDefault="00C64A94" w:rsidP="00C64A94">
      <w:pPr>
        <w:pStyle w:val="Heading2"/>
      </w:pPr>
      <w:r>
        <w:lastRenderedPageBreak/>
        <w:t>Adding an inflectional template</w:t>
      </w:r>
      <w:bookmarkEnd w:id="124"/>
      <w:bookmarkEnd w:id="125"/>
      <w:r w:rsidR="00B22A87">
        <w:fldChar w:fldCharType="begin"/>
      </w:r>
      <w:r w:rsidR="006F7DD9">
        <w:instrText xml:space="preserve"> XE "</w:instrText>
      </w:r>
      <w:r w:rsidR="006F7DD9" w:rsidRPr="00D22BD4">
        <w:instrText>template:</w:instrText>
      </w:r>
      <w:r w:rsidR="000B0FF8">
        <w:rPr>
          <w:lang w:val="en-AU"/>
        </w:rPr>
        <w:instrText>a</w:instrText>
      </w:r>
      <w:r w:rsidR="006F7DD9" w:rsidRPr="00D22BD4">
        <w:rPr>
          <w:lang w:val="en-AU"/>
        </w:rPr>
        <w:instrText>dding an inflectional template</w:instrText>
      </w:r>
      <w:r w:rsidR="006F7DD9">
        <w:instrText xml:space="preserve">" </w:instrText>
      </w:r>
      <w:r w:rsidR="00B22A87">
        <w:fldChar w:fldCharType="end"/>
      </w:r>
    </w:p>
    <w:p w:rsidR="00686754" w:rsidRDefault="00686754" w:rsidP="00686754">
      <w:pPr>
        <w:pStyle w:val="Heading4"/>
      </w:pPr>
      <w:r>
        <w:t>27 template table.swf</w:t>
      </w:r>
    </w:p>
    <w:p w:rsidR="00B20D14" w:rsidRDefault="00B20D14" w:rsidP="00B20D14"/>
    <w:p w:rsidR="00CE3D51" w:rsidRDefault="00CE3D51" w:rsidP="00B20D14">
      <w:r>
        <w:t>If you are using the morphological parser, the analysis candidate that the parser produces can point to areas where your grammar rules need tightening up.</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46"/>
        <w:gridCol w:w="5791"/>
      </w:tblGrid>
      <w:tr w:rsidR="00C45ED3" w:rsidTr="00C45ED3">
        <w:tc>
          <w:tcPr>
            <w:tcW w:w="9337" w:type="dxa"/>
            <w:gridSpan w:val="2"/>
          </w:tcPr>
          <w:p w:rsidR="00C45ED3" w:rsidRDefault="00C45ED3" w:rsidP="00C45ED3">
            <w:pPr>
              <w:pStyle w:val="Heading3"/>
            </w:pPr>
            <w:bookmarkStart w:id="126" w:name="_Toc224995165"/>
            <w:r>
              <w:t>Add a template</w:t>
            </w:r>
            <w:bookmarkEnd w:id="126"/>
          </w:p>
          <w:p w:rsidR="00C45ED3" w:rsidRDefault="00C45ED3" w:rsidP="00C45ED3">
            <w:r>
              <w:rPr>
                <w:i/>
              </w:rPr>
              <w:t>In the Grammar area</w:t>
            </w:r>
            <w:r>
              <w:t xml:space="preserve">, </w:t>
            </w:r>
            <w:r>
              <w:rPr>
                <w:i/>
              </w:rPr>
              <w:t>Category Edit view</w:t>
            </w:r>
          </w:p>
          <w:p w:rsidR="00C45ED3" w:rsidRPr="00CE3D51" w:rsidRDefault="00C45ED3" w:rsidP="00C45ED3">
            <w:pPr>
              <w:pStyle w:val="ListBullet"/>
              <w:rPr>
                <w:b/>
              </w:rPr>
            </w:pPr>
            <w:r>
              <w:t>Select the desired grammatical category</w:t>
            </w:r>
          </w:p>
          <w:p w:rsidR="00C45ED3" w:rsidRPr="00CE3D51" w:rsidRDefault="00C45ED3" w:rsidP="00C45ED3">
            <w:pPr>
              <w:pStyle w:val="ListBullet"/>
              <w:rPr>
                <w:b/>
              </w:rPr>
            </w:pPr>
            <w:r>
              <w:t>From the Insert menu choose Affix template</w:t>
            </w:r>
          </w:p>
          <w:p w:rsidR="00C45ED3" w:rsidRPr="00CE3D51" w:rsidRDefault="00C45ED3" w:rsidP="00C45ED3">
            <w:pPr>
              <w:pStyle w:val="ListBullet"/>
              <w:rPr>
                <w:b/>
              </w:rPr>
            </w:pPr>
            <w:r>
              <w:t>Type in a name for the template (e.g. Tense)</w:t>
            </w:r>
          </w:p>
          <w:p w:rsidR="00C45ED3" w:rsidRPr="00CE3D51" w:rsidRDefault="00C45ED3" w:rsidP="00C45ED3">
            <w:pPr>
              <w:pStyle w:val="ListBullet"/>
              <w:rPr>
                <w:b/>
              </w:rPr>
            </w:pPr>
            <w:r>
              <w:t>Use the context menu beside stem to insert slot after STEM</w:t>
            </w:r>
          </w:p>
          <w:p w:rsidR="00C45ED3" w:rsidRDefault="00C45ED3" w:rsidP="001F3A8F">
            <w:r w:rsidRPr="00C45ED3">
              <w:rPr>
                <w:noProof/>
              </w:rPr>
              <w:drawing>
                <wp:inline distT="0" distB="0" distL="0" distR="0">
                  <wp:extent cx="4982845" cy="1058545"/>
                  <wp:effectExtent l="19050" t="0" r="8255" b="0"/>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3" cstate="print"/>
                          <a:srcRect/>
                          <a:stretch>
                            <a:fillRect/>
                          </a:stretch>
                        </pic:blipFill>
                        <pic:spPr bwMode="auto">
                          <a:xfrm>
                            <a:off x="0" y="0"/>
                            <a:ext cx="4982845" cy="1058545"/>
                          </a:xfrm>
                          <a:prstGeom prst="rect">
                            <a:avLst/>
                          </a:prstGeom>
                          <a:noFill/>
                          <a:ln w="9525">
                            <a:noFill/>
                            <a:miter lim="800000"/>
                            <a:headEnd/>
                            <a:tailEnd/>
                          </a:ln>
                        </pic:spPr>
                      </pic:pic>
                    </a:graphicData>
                  </a:graphic>
                </wp:inline>
              </w:drawing>
            </w:r>
          </w:p>
        </w:tc>
      </w:tr>
      <w:tr w:rsidR="00C45ED3" w:rsidTr="00C45ED3">
        <w:tc>
          <w:tcPr>
            <w:tcW w:w="3546" w:type="dxa"/>
          </w:tcPr>
          <w:p w:rsidR="00C45ED3" w:rsidRDefault="00C45ED3" w:rsidP="00C45ED3">
            <w:pPr>
              <w:pStyle w:val="ListBullet"/>
            </w:pPr>
            <w:r>
              <w:t>Choose whether the slot is optional or obligatory</w:t>
            </w:r>
          </w:p>
        </w:tc>
        <w:tc>
          <w:tcPr>
            <w:tcW w:w="5791" w:type="dxa"/>
          </w:tcPr>
          <w:p w:rsidR="00C45ED3" w:rsidRDefault="00C45ED3" w:rsidP="001F3A8F">
            <w:r w:rsidRPr="00C45ED3">
              <w:rPr>
                <w:noProof/>
              </w:rPr>
              <w:drawing>
                <wp:inline distT="0" distB="0" distL="0" distR="0">
                  <wp:extent cx="1447800" cy="711200"/>
                  <wp:effectExtent l="19050" t="0" r="0" b="0"/>
                  <wp:docPr id="1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4" cstate="print"/>
                          <a:srcRect/>
                          <a:stretch>
                            <a:fillRect/>
                          </a:stretch>
                        </pic:blipFill>
                        <pic:spPr bwMode="auto">
                          <a:xfrm>
                            <a:off x="0" y="0"/>
                            <a:ext cx="1447800" cy="711200"/>
                          </a:xfrm>
                          <a:prstGeom prst="rect">
                            <a:avLst/>
                          </a:prstGeom>
                          <a:noFill/>
                          <a:ln w="9525">
                            <a:noFill/>
                            <a:miter lim="800000"/>
                            <a:headEnd/>
                            <a:tailEnd/>
                          </a:ln>
                        </pic:spPr>
                      </pic:pic>
                    </a:graphicData>
                  </a:graphic>
                </wp:inline>
              </w:drawing>
            </w:r>
          </w:p>
        </w:tc>
      </w:tr>
      <w:tr w:rsidR="00C45ED3" w:rsidTr="00C45ED3">
        <w:tc>
          <w:tcPr>
            <w:tcW w:w="3546" w:type="dxa"/>
          </w:tcPr>
          <w:p w:rsidR="00C45ED3" w:rsidRDefault="00C45ED3" w:rsidP="00C45ED3">
            <w:pPr>
              <w:pStyle w:val="ListBullet"/>
            </w:pPr>
            <w:r>
              <w:t>Type a name for the slot</w:t>
            </w:r>
          </w:p>
        </w:tc>
        <w:tc>
          <w:tcPr>
            <w:tcW w:w="5791" w:type="dxa"/>
          </w:tcPr>
          <w:p w:rsidR="00C45ED3" w:rsidRDefault="00C45ED3" w:rsidP="001F3A8F">
            <w:r w:rsidRPr="00C45ED3">
              <w:rPr>
                <w:noProof/>
              </w:rPr>
              <w:drawing>
                <wp:inline distT="0" distB="0" distL="0" distR="0">
                  <wp:extent cx="1657350" cy="266700"/>
                  <wp:effectExtent l="19050" t="0" r="0" b="0"/>
                  <wp:docPr id="1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5" cstate="print"/>
                          <a:srcRect/>
                          <a:stretch>
                            <a:fillRect/>
                          </a:stretch>
                        </pic:blipFill>
                        <pic:spPr bwMode="auto">
                          <a:xfrm>
                            <a:off x="0" y="0"/>
                            <a:ext cx="1657350" cy="266700"/>
                          </a:xfrm>
                          <a:prstGeom prst="rect">
                            <a:avLst/>
                          </a:prstGeom>
                          <a:noFill/>
                          <a:ln w="9525">
                            <a:noFill/>
                            <a:miter lim="800000"/>
                            <a:headEnd/>
                            <a:tailEnd/>
                          </a:ln>
                        </pic:spPr>
                      </pic:pic>
                    </a:graphicData>
                  </a:graphic>
                </wp:inline>
              </w:drawing>
            </w:r>
          </w:p>
        </w:tc>
      </w:tr>
      <w:tr w:rsidR="00C45ED3" w:rsidTr="00C45ED3">
        <w:tc>
          <w:tcPr>
            <w:tcW w:w="3546" w:type="dxa"/>
          </w:tcPr>
          <w:p w:rsidR="00C45ED3" w:rsidRDefault="00C45ED3" w:rsidP="00C45ED3">
            <w:pPr>
              <w:pStyle w:val="ListBullet"/>
            </w:pPr>
            <w:r>
              <w:t xml:space="preserve">Then use the blue context menu to “Add inflectional morphemes to” this slot. </w:t>
            </w:r>
          </w:p>
          <w:p w:rsidR="00C45ED3" w:rsidRDefault="00C45ED3" w:rsidP="00C45ED3">
            <w:pPr>
              <w:pStyle w:val="ListBullet"/>
            </w:pPr>
            <w:r>
              <w:t>Click on the affixes that can fill the slot.</w:t>
            </w:r>
          </w:p>
          <w:p w:rsidR="00C45ED3" w:rsidRDefault="00C45ED3" w:rsidP="00C45ED3">
            <w:pPr>
              <w:pStyle w:val="ListBullet"/>
            </w:pPr>
            <w:r>
              <w:t>Click OK</w:t>
            </w:r>
          </w:p>
          <w:p w:rsidR="00C45ED3" w:rsidRDefault="00C45ED3" w:rsidP="00C45ED3">
            <w:pPr>
              <w:pStyle w:val="ListBullet"/>
              <w:numPr>
                <w:ilvl w:val="0"/>
                <w:numId w:val="0"/>
              </w:numPr>
              <w:ind w:left="360"/>
            </w:pPr>
          </w:p>
        </w:tc>
        <w:tc>
          <w:tcPr>
            <w:tcW w:w="5791" w:type="dxa"/>
          </w:tcPr>
          <w:p w:rsidR="00C45ED3" w:rsidRPr="00C45ED3" w:rsidRDefault="00C45ED3" w:rsidP="001F3A8F">
            <w:r w:rsidRPr="00C45ED3">
              <w:rPr>
                <w:noProof/>
              </w:rPr>
              <w:drawing>
                <wp:inline distT="0" distB="0" distL="0" distR="0">
                  <wp:extent cx="2311400" cy="2753360"/>
                  <wp:effectExtent l="19050" t="0" r="0" b="0"/>
                  <wp:docPr id="1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6" cstate="print"/>
                          <a:srcRect/>
                          <a:stretch>
                            <a:fillRect/>
                          </a:stretch>
                        </pic:blipFill>
                        <pic:spPr bwMode="auto">
                          <a:xfrm>
                            <a:off x="0" y="0"/>
                            <a:ext cx="2311400" cy="2753360"/>
                          </a:xfrm>
                          <a:prstGeom prst="rect">
                            <a:avLst/>
                          </a:prstGeom>
                          <a:noFill/>
                          <a:ln w="9525">
                            <a:noFill/>
                            <a:miter lim="800000"/>
                            <a:headEnd/>
                            <a:tailEnd/>
                          </a:ln>
                        </pic:spPr>
                      </pic:pic>
                    </a:graphicData>
                  </a:graphic>
                </wp:inline>
              </w:drawing>
            </w:r>
          </w:p>
        </w:tc>
      </w:tr>
      <w:tr w:rsidR="00C45ED3" w:rsidTr="00C45ED3">
        <w:tc>
          <w:tcPr>
            <w:tcW w:w="9337" w:type="dxa"/>
            <w:gridSpan w:val="2"/>
          </w:tcPr>
          <w:p w:rsidR="00C45ED3" w:rsidRPr="00C45ED3" w:rsidRDefault="00C45ED3" w:rsidP="001F3A8F">
            <w:pPr>
              <w:pStyle w:val="ListBullet"/>
            </w:pPr>
            <w:r>
              <w:t>Go back to the Text &amp; Words, Analysis v</w:t>
            </w:r>
            <w:r w:rsidR="00B52945">
              <w:t>iew and start the parser, then click r</w:t>
            </w:r>
            <w:r>
              <w:t>efresh to see the results. The invalid parse should not be produced.</w:t>
            </w:r>
          </w:p>
        </w:tc>
      </w:tr>
    </w:tbl>
    <w:p w:rsidR="00C45ED3" w:rsidRDefault="00C45ED3" w:rsidP="00CE3D51">
      <w:pPr>
        <w:pStyle w:val="Heading3"/>
      </w:pPr>
    </w:p>
    <w:p w:rsidR="002C1123" w:rsidRDefault="002C1123">
      <w:pPr>
        <w:rPr>
          <w:b/>
        </w:rPr>
      </w:pPr>
      <w:r>
        <w:rPr>
          <w:bCs/>
          <w:i/>
          <w:iCs/>
        </w:rPr>
        <w:br w:type="page"/>
      </w:r>
    </w:p>
    <w:p w:rsidR="00C64A94" w:rsidRPr="00686754" w:rsidRDefault="00C64A94" w:rsidP="00C64A94">
      <w:pPr>
        <w:pStyle w:val="Heading2"/>
      </w:pPr>
      <w:bookmarkStart w:id="127" w:name="_Toc224995166"/>
      <w:bookmarkStart w:id="128" w:name="_Toc225601314"/>
      <w:r>
        <w:lastRenderedPageBreak/>
        <w:t>Concordance tools</w:t>
      </w:r>
      <w:bookmarkEnd w:id="127"/>
      <w:bookmarkEnd w:id="128"/>
      <w:r w:rsidR="00B22A87">
        <w:fldChar w:fldCharType="begin"/>
      </w:r>
      <w:r w:rsidR="006F7DD9">
        <w:instrText xml:space="preserve"> XE "</w:instrText>
      </w:r>
      <w:r w:rsidR="006F7DD9" w:rsidRPr="009D4312">
        <w:instrText>concordance tools</w:instrText>
      </w:r>
      <w:r w:rsidR="006F7DD9">
        <w:instrText xml:space="preserve">" </w:instrText>
      </w:r>
      <w:r w:rsidR="00B22A87">
        <w:fldChar w:fldCharType="end"/>
      </w:r>
    </w:p>
    <w:p w:rsidR="00686754" w:rsidRDefault="00686754" w:rsidP="00686754">
      <w:pPr>
        <w:pStyle w:val="Heading4"/>
      </w:pPr>
      <w:r>
        <w:t>29 concordance.swf</w:t>
      </w:r>
    </w:p>
    <w:p w:rsidR="00C45ED3" w:rsidRDefault="00C45ED3" w:rsidP="00C45ED3"/>
    <w:p w:rsidR="006E6392" w:rsidRDefault="006E6392" w:rsidP="00C45ED3">
      <w:r>
        <w:t xml:space="preserve">The concordance tool allows you to </w:t>
      </w:r>
      <w:r w:rsidR="0053395D">
        <w:t>specify</w:t>
      </w:r>
      <w:r>
        <w:t xml:space="preserve"> a string for the concordance tool to search </w:t>
      </w:r>
      <w:r w:rsidR="0053395D">
        <w:t>on</w:t>
      </w:r>
      <w:r>
        <w:t>. You can also specify which line the string should occur in.</w:t>
      </w:r>
    </w:p>
    <w:p w:rsidR="006E6392" w:rsidRDefault="006E6392" w:rsidP="00C45ED3"/>
    <w:p w:rsidR="006E6392" w:rsidRDefault="006E6392" w:rsidP="00C45ED3">
      <w:r>
        <w:t xml:space="preserve">For more specific </w:t>
      </w:r>
      <w:r w:rsidR="0053395D">
        <w:t>searches such as the specific entry or sense,</w:t>
      </w:r>
      <w:r>
        <w:t xml:space="preserve"> use the jump command</w:t>
      </w:r>
      <w:r w:rsidR="0053395D">
        <w:t>s</w:t>
      </w:r>
      <w:r>
        <w:t xml:space="preserve"> which are on the right click menus on </w:t>
      </w:r>
      <w:r w:rsidR="0053395D">
        <w:t>items you may</w:t>
      </w:r>
      <w:r>
        <w:t xml:space="preserve"> want to concord on.</w:t>
      </w:r>
    </w:p>
    <w:p w:rsidR="00C04358" w:rsidRDefault="00C04358" w:rsidP="00C04358">
      <w:pPr>
        <w:pStyle w:val="Heading3"/>
      </w:pPr>
      <w:bookmarkStart w:id="129" w:name="_Toc224995167"/>
      <w:r>
        <w:t>Use concordance view</w:t>
      </w:r>
      <w:bookmarkEnd w:id="129"/>
    </w:p>
    <w:p w:rsidR="00C04358" w:rsidRDefault="00C04358" w:rsidP="00C04358">
      <w:r>
        <w:rPr>
          <w:i/>
        </w:rPr>
        <w:t>In the Text &amp; Words area</w:t>
      </w:r>
      <w:r>
        <w:t xml:space="preserve">, </w:t>
      </w:r>
      <w:r>
        <w:rPr>
          <w:i/>
        </w:rPr>
        <w:t>Concordance view</w:t>
      </w:r>
    </w:p>
    <w:p w:rsidR="00C04358" w:rsidRPr="00C04358" w:rsidRDefault="00C04358" w:rsidP="00C04358">
      <w:pPr>
        <w:pStyle w:val="ListBullet"/>
        <w:rPr>
          <w:b/>
        </w:rPr>
      </w:pPr>
      <w:r>
        <w:t>Type in the text to search for</w:t>
      </w:r>
    </w:p>
    <w:p w:rsidR="00C04358" w:rsidRPr="00C04358" w:rsidRDefault="00C04358" w:rsidP="00C04358">
      <w:pPr>
        <w:pStyle w:val="ListBullet"/>
        <w:rPr>
          <w:b/>
        </w:rPr>
      </w:pPr>
      <w:r>
        <w:t>Specify the line to search in</w:t>
      </w:r>
    </w:p>
    <w:p w:rsidR="00C04358" w:rsidRPr="00CE3D51" w:rsidRDefault="00C04358" w:rsidP="00C04358">
      <w:pPr>
        <w:pStyle w:val="ListBullet"/>
        <w:rPr>
          <w:b/>
        </w:rPr>
      </w:pPr>
      <w:r>
        <w:t xml:space="preserve">Click </w:t>
      </w:r>
      <w:r w:rsidRPr="00C04358">
        <w:rPr>
          <w:b/>
        </w:rPr>
        <w:t>Search</w:t>
      </w:r>
    </w:p>
    <w:p w:rsidR="00C04358" w:rsidRDefault="00C04358" w:rsidP="00C45ED3"/>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46"/>
        <w:gridCol w:w="5791"/>
      </w:tblGrid>
      <w:tr w:rsidR="0053395D" w:rsidTr="0053395D">
        <w:tc>
          <w:tcPr>
            <w:tcW w:w="3546" w:type="dxa"/>
          </w:tcPr>
          <w:p w:rsidR="0053395D" w:rsidRDefault="0053395D" w:rsidP="0053395D">
            <w:pPr>
              <w:pStyle w:val="Heading3"/>
            </w:pPr>
            <w:bookmarkStart w:id="130" w:name="_Toc224995168"/>
            <w:r>
              <w:t>Use the jump command</w:t>
            </w:r>
            <w:bookmarkEnd w:id="130"/>
            <w:r w:rsidR="00B22A87">
              <w:fldChar w:fldCharType="begin"/>
            </w:r>
            <w:r w:rsidR="006F7DD9">
              <w:instrText xml:space="preserve"> XE "</w:instrText>
            </w:r>
            <w:r w:rsidR="006F7DD9" w:rsidRPr="009D4312">
              <w:instrText>jump</w:instrText>
            </w:r>
            <w:r w:rsidR="00AC47C1">
              <w:instrText>:</w:instrText>
            </w:r>
            <w:r w:rsidR="006F7DD9" w:rsidRPr="009D4312">
              <w:instrText xml:space="preserve"> co</w:instrText>
            </w:r>
            <w:r w:rsidR="00AC47C1">
              <w:instrText>ncordance</w:instrText>
            </w:r>
            <w:r w:rsidR="006F7DD9">
              <w:instrText xml:space="preserve">" </w:instrText>
            </w:r>
            <w:r w:rsidR="00B22A87">
              <w:fldChar w:fldCharType="end"/>
            </w:r>
          </w:p>
          <w:p w:rsidR="0053395D" w:rsidRDefault="0053395D" w:rsidP="0053395D">
            <w:r>
              <w:rPr>
                <w:i/>
              </w:rPr>
              <w:t>In the Text &amp; Words area</w:t>
            </w:r>
            <w:r>
              <w:t xml:space="preserve">, </w:t>
            </w:r>
            <w:r>
              <w:rPr>
                <w:i/>
              </w:rPr>
              <w:t>Concordance view</w:t>
            </w:r>
          </w:p>
          <w:p w:rsidR="0053395D" w:rsidRPr="00C04358" w:rsidRDefault="0053395D" w:rsidP="0053395D">
            <w:pPr>
              <w:pStyle w:val="ListBullet"/>
              <w:rPr>
                <w:b/>
              </w:rPr>
            </w:pPr>
            <w:r>
              <w:t xml:space="preserve">Right-click an entry in the </w:t>
            </w:r>
            <w:r w:rsidRPr="0053395D">
              <w:rPr>
                <w:i/>
              </w:rPr>
              <w:t>Lex entry</w:t>
            </w:r>
            <w:r>
              <w:t xml:space="preserve"> line</w:t>
            </w:r>
          </w:p>
          <w:p w:rsidR="0053395D" w:rsidRDefault="0053395D" w:rsidP="0053395D">
            <w:pPr>
              <w:pStyle w:val="ListBullet"/>
              <w:rPr>
                <w:b/>
              </w:rPr>
            </w:pPr>
            <w:r w:rsidRPr="00C04358">
              <w:t>Choose</w:t>
            </w:r>
            <w:r>
              <w:rPr>
                <w:b/>
              </w:rPr>
              <w:t xml:space="preserve"> Show concordance of</w:t>
            </w:r>
          </w:p>
          <w:p w:rsidR="0053395D" w:rsidRPr="006834D6" w:rsidRDefault="0053395D" w:rsidP="0053395D">
            <w:pPr>
              <w:pStyle w:val="ListBullet"/>
            </w:pPr>
            <w:r>
              <w:t>Then c</w:t>
            </w:r>
            <w:r w:rsidRPr="00C04358">
              <w:t>hoose</w:t>
            </w:r>
            <w:r w:rsidRPr="001B1EC1">
              <w:rPr>
                <w:b/>
              </w:rPr>
              <w:t xml:space="preserve"> entry</w:t>
            </w:r>
          </w:p>
        </w:tc>
        <w:tc>
          <w:tcPr>
            <w:tcW w:w="5791" w:type="dxa"/>
          </w:tcPr>
          <w:p w:rsidR="0053395D" w:rsidRDefault="0053395D" w:rsidP="001F3A8F">
            <w:r>
              <w:rPr>
                <w:noProof/>
              </w:rPr>
              <w:drawing>
                <wp:inline distT="0" distB="0" distL="0" distR="0">
                  <wp:extent cx="2712085" cy="1684655"/>
                  <wp:effectExtent l="19050" t="0" r="0" b="0"/>
                  <wp:docPr id="1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cstate="print"/>
                          <a:srcRect/>
                          <a:stretch>
                            <a:fillRect/>
                          </a:stretch>
                        </pic:blipFill>
                        <pic:spPr bwMode="auto">
                          <a:xfrm>
                            <a:off x="0" y="0"/>
                            <a:ext cx="2712085" cy="1684655"/>
                          </a:xfrm>
                          <a:prstGeom prst="rect">
                            <a:avLst/>
                          </a:prstGeom>
                          <a:noFill/>
                          <a:ln w="9525">
                            <a:noFill/>
                            <a:miter lim="800000"/>
                            <a:headEnd/>
                            <a:tailEnd/>
                          </a:ln>
                        </pic:spPr>
                      </pic:pic>
                    </a:graphicData>
                  </a:graphic>
                </wp:inline>
              </w:drawing>
            </w:r>
          </w:p>
        </w:tc>
      </w:tr>
      <w:tr w:rsidR="0053395D" w:rsidTr="0053395D">
        <w:tc>
          <w:tcPr>
            <w:tcW w:w="9337" w:type="dxa"/>
            <w:gridSpan w:val="2"/>
          </w:tcPr>
          <w:p w:rsidR="0053395D" w:rsidRPr="0053395D" w:rsidRDefault="0053395D" w:rsidP="001F3A8F">
            <w:pPr>
              <w:pStyle w:val="ListBullet"/>
            </w:pPr>
            <w:r>
              <w:t>A concordance of just that entry is displayed, not a concordance of any occurrence of the specified string. Only occurrences that have been approved are shown (not proposed occurrences).</w:t>
            </w:r>
          </w:p>
        </w:tc>
      </w:tr>
    </w:tbl>
    <w:p w:rsidR="00C04358" w:rsidRDefault="00C04358" w:rsidP="00C45ED3"/>
    <w:p w:rsidR="001B1EC1" w:rsidRDefault="001B1EC1" w:rsidP="0053395D">
      <w:pPr>
        <w:pStyle w:val="ListBullet"/>
        <w:numPr>
          <w:ilvl w:val="0"/>
          <w:numId w:val="0"/>
        </w:numPr>
      </w:pPr>
    </w:p>
    <w:p w:rsidR="001B1EC1" w:rsidRDefault="001B1EC1" w:rsidP="001B1EC1">
      <w:r>
        <w:t>In other views of Language Explorer there are also jump commands.</w:t>
      </w:r>
      <w:r w:rsidR="0053395D">
        <w:t xml:space="preserve"> For example, in the Lexicon area, lexicon edit view, under the entry context menu. Also in the sense context menu.</w:t>
      </w:r>
    </w:p>
    <w:p w:rsidR="0053395D" w:rsidRDefault="0053395D" w:rsidP="001B1EC1"/>
    <w:p w:rsidR="0053395D" w:rsidRPr="00C45ED3" w:rsidRDefault="0053395D" w:rsidP="001B1EC1"/>
    <w:p w:rsidR="00B31E1F" w:rsidRDefault="00B31E1F">
      <w:pPr>
        <w:rPr>
          <w:rFonts w:ascii="Arial" w:hAnsi="Arial" w:cs="Arial"/>
          <w:b/>
          <w:bCs/>
          <w:i/>
          <w:iCs/>
          <w:sz w:val="28"/>
          <w:szCs w:val="28"/>
        </w:rPr>
      </w:pPr>
      <w:r>
        <w:br w:type="page"/>
      </w:r>
    </w:p>
    <w:p w:rsidR="00C64A94" w:rsidRPr="00686754" w:rsidRDefault="00C64A94" w:rsidP="00C64A94">
      <w:pPr>
        <w:pStyle w:val="Heading2"/>
      </w:pPr>
      <w:bookmarkStart w:id="131" w:name="_Toc224995169"/>
      <w:bookmarkStart w:id="132" w:name="_Toc225601315"/>
      <w:r>
        <w:lastRenderedPageBreak/>
        <w:t>Find Example Sentence</w:t>
      </w:r>
      <w:bookmarkEnd w:id="131"/>
      <w:bookmarkEnd w:id="132"/>
      <w:r w:rsidR="00B22A87">
        <w:fldChar w:fldCharType="begin"/>
      </w:r>
      <w:r w:rsidR="006F7DD9">
        <w:instrText xml:space="preserve"> XE "</w:instrText>
      </w:r>
      <w:r w:rsidR="006F7DD9" w:rsidRPr="009D4312">
        <w:instrText>find example sentence</w:instrText>
      </w:r>
      <w:r w:rsidR="006F7DD9">
        <w:instrText xml:space="preserve">" </w:instrText>
      </w:r>
      <w:r w:rsidR="00B22A87">
        <w:fldChar w:fldCharType="end"/>
      </w:r>
    </w:p>
    <w:p w:rsidR="00686754" w:rsidRDefault="00686754" w:rsidP="00686754">
      <w:pPr>
        <w:pStyle w:val="Heading4"/>
      </w:pPr>
      <w:r>
        <w:t>30 find example sentence.swf</w:t>
      </w:r>
    </w:p>
    <w:p w:rsidR="0053395D" w:rsidRDefault="0053395D" w:rsidP="0053395D"/>
    <w:p w:rsidR="0053395D" w:rsidRDefault="00C14288" w:rsidP="0053395D">
      <w:r>
        <w:t xml:space="preserve">A special concordance tool is provided to help find example sentences. Use the </w:t>
      </w:r>
      <w:r w:rsidR="007B7903">
        <w:t xml:space="preserve">blue context menu button and choose Find example sentences. </w:t>
      </w:r>
    </w:p>
    <w:p w:rsidR="007B7903" w:rsidRDefault="007B7903" w:rsidP="007B7903">
      <w:pPr>
        <w:pStyle w:val="Heading3"/>
      </w:pPr>
      <w:bookmarkStart w:id="133" w:name="_Toc224995170"/>
      <w:r>
        <w:t>Find example sentence</w:t>
      </w:r>
      <w:bookmarkEnd w:id="133"/>
    </w:p>
    <w:p w:rsidR="007B7903" w:rsidRDefault="007B7903" w:rsidP="007B7903">
      <w:r>
        <w:rPr>
          <w:i/>
        </w:rPr>
        <w:t>In the Lexicon area</w:t>
      </w:r>
      <w:r>
        <w:t xml:space="preserve">, </w:t>
      </w:r>
      <w:r>
        <w:rPr>
          <w:i/>
        </w:rPr>
        <w:t>Lexicon edit view</w:t>
      </w:r>
    </w:p>
    <w:p w:rsidR="007B7903" w:rsidRPr="007B7903" w:rsidRDefault="007B7903" w:rsidP="007B7903">
      <w:pPr>
        <w:pStyle w:val="ListBullet"/>
        <w:rPr>
          <w:b/>
        </w:rPr>
      </w:pPr>
      <w:r>
        <w:t>Browse for the desired record</w:t>
      </w:r>
    </w:p>
    <w:p w:rsidR="007B7903" w:rsidRPr="007B7903" w:rsidRDefault="007B7903" w:rsidP="007B7903">
      <w:pPr>
        <w:pStyle w:val="ListBullet"/>
        <w:rPr>
          <w:b/>
        </w:rPr>
      </w:pPr>
      <w:r>
        <w:t>Click on the blue context menu of the example field, choose Find example sentence…</w:t>
      </w:r>
    </w:p>
    <w:p w:rsidR="007B7903" w:rsidRDefault="007B7903" w:rsidP="007B7903">
      <w:pPr>
        <w:pStyle w:val="ListBullet"/>
        <w:numPr>
          <w:ilvl w:val="0"/>
          <w:numId w:val="0"/>
        </w:numPr>
        <w:ind w:left="360"/>
        <w:rPr>
          <w:b/>
        </w:rPr>
      </w:pPr>
      <w:r>
        <w:rPr>
          <w:b/>
          <w:noProof/>
        </w:rPr>
        <w:drawing>
          <wp:inline distT="0" distB="0" distL="0" distR="0">
            <wp:extent cx="3380105" cy="1325245"/>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cstate="print"/>
                    <a:srcRect/>
                    <a:stretch>
                      <a:fillRect/>
                    </a:stretch>
                  </pic:blipFill>
                  <pic:spPr bwMode="auto">
                    <a:xfrm>
                      <a:off x="0" y="0"/>
                      <a:ext cx="3380105" cy="1325245"/>
                    </a:xfrm>
                    <a:prstGeom prst="rect">
                      <a:avLst/>
                    </a:prstGeom>
                    <a:noFill/>
                    <a:ln w="9525">
                      <a:noFill/>
                      <a:miter lim="800000"/>
                      <a:headEnd/>
                      <a:tailEnd/>
                    </a:ln>
                  </pic:spPr>
                </pic:pic>
              </a:graphicData>
            </a:graphic>
          </wp:inline>
        </w:drawing>
      </w:r>
    </w:p>
    <w:p w:rsidR="007B7903" w:rsidRPr="007B7903" w:rsidRDefault="007B7903" w:rsidP="007B7903">
      <w:pPr>
        <w:pStyle w:val="ListBullet"/>
        <w:numPr>
          <w:ilvl w:val="0"/>
          <w:numId w:val="0"/>
        </w:numPr>
        <w:ind w:left="360"/>
      </w:pPr>
      <w:r>
        <w:t>The Find Example Sentence dialog is displayed.</w:t>
      </w:r>
      <w:r w:rsidRPr="007B7903">
        <w:t xml:space="preserve"> </w:t>
      </w:r>
    </w:p>
    <w:p w:rsidR="007B7903" w:rsidRPr="007B7903" w:rsidRDefault="007B7903" w:rsidP="007B7903">
      <w:pPr>
        <w:pStyle w:val="ListBullet"/>
        <w:rPr>
          <w:b/>
        </w:rPr>
      </w:pPr>
      <w:r>
        <w:t xml:space="preserve">Select the desired sentence </w:t>
      </w:r>
    </w:p>
    <w:p w:rsidR="007B7903" w:rsidRPr="00C04358" w:rsidRDefault="007B7903" w:rsidP="007B7903">
      <w:pPr>
        <w:pStyle w:val="ListBullet"/>
        <w:rPr>
          <w:b/>
        </w:rPr>
      </w:pPr>
      <w:r>
        <w:t xml:space="preserve">Click </w:t>
      </w:r>
      <w:r w:rsidRPr="007B7903">
        <w:rPr>
          <w:b/>
        </w:rPr>
        <w:t>Add</w:t>
      </w:r>
    </w:p>
    <w:p w:rsidR="007B7903" w:rsidRDefault="007B7903" w:rsidP="0053395D"/>
    <w:p w:rsidR="007B7903" w:rsidRDefault="007B7903" w:rsidP="00514D78">
      <w:pPr>
        <w:ind w:firstLine="360"/>
      </w:pPr>
      <w:r>
        <w:rPr>
          <w:noProof/>
        </w:rPr>
        <w:drawing>
          <wp:inline distT="0" distB="0" distL="0" distR="0">
            <wp:extent cx="3036666" cy="3036666"/>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cstate="print"/>
                    <a:srcRect/>
                    <a:stretch>
                      <a:fillRect/>
                    </a:stretch>
                  </pic:blipFill>
                  <pic:spPr bwMode="auto">
                    <a:xfrm>
                      <a:off x="0" y="0"/>
                      <a:ext cx="3038299" cy="3038299"/>
                    </a:xfrm>
                    <a:prstGeom prst="rect">
                      <a:avLst/>
                    </a:prstGeom>
                    <a:noFill/>
                    <a:ln w="9525">
                      <a:noFill/>
                      <a:miter lim="800000"/>
                      <a:headEnd/>
                      <a:tailEnd/>
                    </a:ln>
                  </pic:spPr>
                </pic:pic>
              </a:graphicData>
            </a:graphic>
          </wp:inline>
        </w:drawing>
      </w:r>
    </w:p>
    <w:p w:rsidR="007B7903" w:rsidRDefault="007B7903" w:rsidP="007B7903">
      <w:pPr>
        <w:pStyle w:val="ListBullet"/>
      </w:pPr>
      <w:r>
        <w:t>The example sentence</w:t>
      </w:r>
      <w:r w:rsidR="00B31E1F">
        <w:t xml:space="preserve"> and any free translation are inserted into the entry.</w:t>
      </w:r>
    </w:p>
    <w:p w:rsidR="00B31E1F" w:rsidRPr="0053395D" w:rsidRDefault="00B31E1F" w:rsidP="00B31E1F">
      <w:pPr>
        <w:pStyle w:val="ListBullet"/>
        <w:numPr>
          <w:ilvl w:val="0"/>
          <w:numId w:val="0"/>
        </w:numPr>
        <w:ind w:left="360"/>
      </w:pPr>
    </w:p>
    <w:p w:rsidR="00514D78" w:rsidRDefault="00514D78">
      <w:pPr>
        <w:rPr>
          <w:rFonts w:ascii="Arial" w:hAnsi="Arial" w:cs="Arial"/>
          <w:b/>
          <w:bCs/>
          <w:i/>
          <w:iCs/>
          <w:sz w:val="28"/>
          <w:szCs w:val="28"/>
        </w:rPr>
      </w:pPr>
      <w:bookmarkStart w:id="134" w:name="_Toc224995171"/>
      <w:r>
        <w:br w:type="page"/>
      </w:r>
    </w:p>
    <w:p w:rsidR="00C64A94" w:rsidRPr="00686754" w:rsidRDefault="00C64A94" w:rsidP="00C64A94">
      <w:pPr>
        <w:pStyle w:val="Heading2"/>
      </w:pPr>
      <w:bookmarkStart w:id="135" w:name="_Toc225601316"/>
      <w:r>
        <w:lastRenderedPageBreak/>
        <w:t>Discourse Chart</w:t>
      </w:r>
      <w:bookmarkEnd w:id="134"/>
      <w:bookmarkEnd w:id="135"/>
      <w:r w:rsidR="00B22A87">
        <w:fldChar w:fldCharType="begin"/>
      </w:r>
      <w:r w:rsidR="006F7DD9">
        <w:instrText xml:space="preserve"> XE "</w:instrText>
      </w:r>
      <w:r w:rsidR="006F7DD9" w:rsidRPr="009D4312">
        <w:rPr>
          <w:lang w:val="en-AU"/>
        </w:rPr>
        <w:instrText>discourse chart</w:instrText>
      </w:r>
      <w:r w:rsidR="006F7DD9">
        <w:instrText xml:space="preserve">" </w:instrText>
      </w:r>
      <w:r w:rsidR="00B22A87">
        <w:fldChar w:fldCharType="end"/>
      </w:r>
      <w:r w:rsidR="00B22A87">
        <w:fldChar w:fldCharType="begin"/>
      </w:r>
      <w:r w:rsidR="006F7DD9">
        <w:instrText xml:space="preserve"> XE "</w:instrText>
      </w:r>
      <w:r w:rsidR="006F7DD9" w:rsidRPr="009D4312">
        <w:rPr>
          <w:lang w:val="en-AU"/>
        </w:rPr>
        <w:instrText>text chart</w:instrText>
      </w:r>
      <w:r w:rsidR="006F7DD9">
        <w:instrText xml:space="preserve">" </w:instrText>
      </w:r>
      <w:r w:rsidR="00B22A87">
        <w:fldChar w:fldCharType="end"/>
      </w:r>
    </w:p>
    <w:p w:rsidR="00686754" w:rsidRDefault="00686754" w:rsidP="00686754">
      <w:pPr>
        <w:pStyle w:val="Heading4"/>
      </w:pPr>
      <w:r>
        <w:t>discourse.swf</w:t>
      </w:r>
    </w:p>
    <w:p w:rsidR="00B31E1F" w:rsidRDefault="00B31E1F" w:rsidP="00B31E1F"/>
    <w:p w:rsidR="00B31E1F" w:rsidRDefault="005F6D83" w:rsidP="00B31E1F">
      <w:r>
        <w:t>The Text Chart tab allows you to chart discourse components. To provide more room for the chart I am going to minimize the text</w:t>
      </w:r>
      <w:r w:rsidR="00932FDD">
        <w:t>s</w:t>
      </w:r>
      <w:r>
        <w:t xml:space="preserve"> pane and I am going to do the same with the areas bar.</w:t>
      </w:r>
    </w:p>
    <w:p w:rsidR="005F6D83" w:rsidRDefault="005F6D83" w:rsidP="00B31E1F"/>
    <w:p w:rsidR="002C1123" w:rsidRDefault="002C1123" w:rsidP="002C1123">
      <w:pPr>
        <w:pStyle w:val="Heading3"/>
      </w:pPr>
      <w:bookmarkStart w:id="136" w:name="_Toc224995172"/>
      <w:r>
        <w:t>Add words to chart</w:t>
      </w:r>
      <w:bookmarkEnd w:id="136"/>
      <w:r w:rsidR="00B22A87">
        <w:fldChar w:fldCharType="begin"/>
      </w:r>
      <w:r w:rsidR="000B0FF8">
        <w:instrText xml:space="preserve"> XE "</w:instrText>
      </w:r>
      <w:r w:rsidR="000B0FF8" w:rsidRPr="00A66AE7">
        <w:rPr>
          <w:lang w:val="en-AU"/>
        </w:rPr>
        <w:instrText>text chart</w:instrText>
      </w:r>
      <w:r w:rsidR="000B0FF8" w:rsidRPr="00A66AE7">
        <w:instrText>:</w:instrText>
      </w:r>
      <w:r w:rsidR="000B0FF8" w:rsidRPr="00A66AE7">
        <w:rPr>
          <w:lang w:val="en-AU"/>
        </w:rPr>
        <w:instrText>add words to chart</w:instrText>
      </w:r>
      <w:r w:rsidR="000B0FF8">
        <w:instrText xml:space="preserve">" </w:instrText>
      </w:r>
      <w:r w:rsidR="00B22A87">
        <w:fldChar w:fldCharType="end"/>
      </w:r>
    </w:p>
    <w:p w:rsidR="002C1123" w:rsidRDefault="002C1123" w:rsidP="002C1123">
      <w:pPr>
        <w:pStyle w:val="ListBullet"/>
      </w:pPr>
      <w:r>
        <w:t xml:space="preserve">Click </w:t>
      </w:r>
      <w:r>
        <w:rPr>
          <w:b/>
        </w:rPr>
        <w:t xml:space="preserve">a word or words </w:t>
      </w:r>
      <w:r>
        <w:t>of the text as displayed below chart</w:t>
      </w:r>
    </w:p>
    <w:p w:rsidR="002C1123" w:rsidRPr="002C1123" w:rsidRDefault="002C1123" w:rsidP="002C1123">
      <w:pPr>
        <w:pStyle w:val="ListBullet"/>
      </w:pPr>
      <w:r>
        <w:t>Click on the buttons which correspond to column heading</w:t>
      </w:r>
    </w:p>
    <w:p w:rsidR="002C1123" w:rsidRDefault="002C1123" w:rsidP="002C1123"/>
    <w:p w:rsidR="002C1123" w:rsidRDefault="002C1123" w:rsidP="002C1123">
      <w:pPr>
        <w:pStyle w:val="Heading3"/>
      </w:pPr>
      <w:bookmarkStart w:id="137" w:name="_Toc224995173"/>
      <w:r>
        <w:t>Add new row to chart</w:t>
      </w:r>
      <w:bookmarkEnd w:id="137"/>
      <w:r w:rsidR="00B22A87">
        <w:fldChar w:fldCharType="begin"/>
      </w:r>
      <w:r w:rsidR="000B0FF8">
        <w:instrText xml:space="preserve"> XE "</w:instrText>
      </w:r>
      <w:r w:rsidR="000B0FF8" w:rsidRPr="0014419D">
        <w:rPr>
          <w:lang w:val="en-AU"/>
        </w:rPr>
        <w:instrText>text chart</w:instrText>
      </w:r>
      <w:r w:rsidR="000B0FF8" w:rsidRPr="0014419D">
        <w:instrText>:</w:instrText>
      </w:r>
      <w:r w:rsidR="000B0FF8" w:rsidRPr="0014419D">
        <w:rPr>
          <w:lang w:val="en-AU"/>
        </w:rPr>
        <w:instrText>add new row to chart</w:instrText>
      </w:r>
      <w:r w:rsidR="000B0FF8">
        <w:instrText xml:space="preserve">" </w:instrText>
      </w:r>
      <w:r w:rsidR="00B22A87">
        <w:fldChar w:fldCharType="end"/>
      </w:r>
    </w:p>
    <w:p w:rsidR="00525B57" w:rsidRDefault="00653E62" w:rsidP="002C1123">
      <w:pPr>
        <w:pStyle w:val="ListBullet"/>
      </w:pPr>
      <w:r>
        <w:rPr>
          <w:noProof/>
        </w:rPr>
        <w:drawing>
          <wp:anchor distT="0" distB="0" distL="114300" distR="114300" simplePos="0" relativeHeight="251660800" behindDoc="0" locked="0" layoutInCell="1" allowOverlap="1">
            <wp:simplePos x="0" y="0"/>
            <wp:positionH relativeFrom="column">
              <wp:posOffset>3231515</wp:posOffset>
            </wp:positionH>
            <wp:positionV relativeFrom="paragraph">
              <wp:posOffset>238760</wp:posOffset>
            </wp:positionV>
            <wp:extent cx="1883410" cy="1851660"/>
            <wp:effectExtent l="19050" t="0" r="254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0" cstate="print"/>
                    <a:srcRect/>
                    <a:stretch>
                      <a:fillRect/>
                    </a:stretch>
                  </pic:blipFill>
                  <pic:spPr bwMode="auto">
                    <a:xfrm>
                      <a:off x="0" y="0"/>
                      <a:ext cx="1883410" cy="1851660"/>
                    </a:xfrm>
                    <a:prstGeom prst="rect">
                      <a:avLst/>
                    </a:prstGeom>
                    <a:noFill/>
                    <a:ln w="9525">
                      <a:noFill/>
                      <a:miter lim="800000"/>
                      <a:headEnd/>
                      <a:tailEnd/>
                    </a:ln>
                  </pic:spPr>
                </pic:pic>
              </a:graphicData>
            </a:graphic>
          </wp:anchor>
        </w:drawing>
      </w:r>
      <w:r w:rsidR="002C1123">
        <w:t>Choose a column which is to the left of the w</w:t>
      </w:r>
      <w:r w:rsidR="004B38C1">
        <w:t>ord already charted.</w:t>
      </w:r>
    </w:p>
    <w:p w:rsidR="00525B57" w:rsidRDefault="00525B57" w:rsidP="00B31E1F"/>
    <w:p w:rsidR="002C1123" w:rsidRDefault="002C1123" w:rsidP="002C1123">
      <w:pPr>
        <w:pStyle w:val="Heading3"/>
      </w:pPr>
      <w:bookmarkStart w:id="138" w:name="_Toc224995174"/>
      <w:r>
        <w:t>Move contents of cell</w:t>
      </w:r>
      <w:bookmarkEnd w:id="138"/>
      <w:r w:rsidR="00B22A87">
        <w:fldChar w:fldCharType="begin"/>
      </w:r>
      <w:r w:rsidR="006F7DD9">
        <w:instrText xml:space="preserve"> XE "</w:instrText>
      </w:r>
      <w:r w:rsidR="006F7DD9" w:rsidRPr="00561ED8">
        <w:rPr>
          <w:lang w:val="en-AU"/>
        </w:rPr>
        <w:instrText>text chart</w:instrText>
      </w:r>
      <w:r w:rsidR="006F7DD9" w:rsidRPr="00561ED8">
        <w:instrText>:</w:instrText>
      </w:r>
      <w:r w:rsidR="006F7DD9" w:rsidRPr="00561ED8">
        <w:rPr>
          <w:lang w:val="en-AU"/>
        </w:rPr>
        <w:instrText>move contents of cell</w:instrText>
      </w:r>
      <w:r w:rsidR="006F7DD9">
        <w:instrText xml:space="preserve">" </w:instrText>
      </w:r>
      <w:r w:rsidR="00B22A87">
        <w:fldChar w:fldCharType="end"/>
      </w:r>
    </w:p>
    <w:p w:rsidR="002C1123" w:rsidRDefault="00653E62" w:rsidP="002C1123">
      <w:pPr>
        <w:pStyle w:val="ListBullet"/>
      </w:pPr>
      <w:r>
        <w:t>Click on the cell menu button</w:t>
      </w:r>
    </w:p>
    <w:p w:rsidR="00653E62" w:rsidRDefault="00653E62" w:rsidP="002C1123">
      <w:pPr>
        <w:pStyle w:val="ListBullet"/>
      </w:pPr>
      <w:r>
        <w:t>Choose Move Word  or Move Cell</w:t>
      </w:r>
    </w:p>
    <w:p w:rsidR="00653E62" w:rsidRDefault="00653E62" w:rsidP="002C1123">
      <w:pPr>
        <w:pStyle w:val="ListBullet"/>
      </w:pPr>
      <w:r>
        <w:t>Choose Forward or Back</w:t>
      </w:r>
    </w:p>
    <w:p w:rsidR="00525B57" w:rsidRDefault="00525B57" w:rsidP="00B31E1F"/>
    <w:p w:rsidR="00653E62" w:rsidRDefault="00653E62" w:rsidP="00653E62">
      <w:pPr>
        <w:pStyle w:val="Heading3"/>
      </w:pPr>
      <w:bookmarkStart w:id="139" w:name="_Toc224995175"/>
      <w:r>
        <w:t>Mark a speech clause</w:t>
      </w:r>
      <w:bookmarkEnd w:id="139"/>
      <w:r w:rsidR="00B22A87">
        <w:fldChar w:fldCharType="begin"/>
      </w:r>
      <w:r w:rsidR="006F7DD9">
        <w:instrText xml:space="preserve"> XE "</w:instrText>
      </w:r>
      <w:r w:rsidR="006F7DD9" w:rsidRPr="00BF4201">
        <w:rPr>
          <w:lang w:val="en-AU"/>
        </w:rPr>
        <w:instrText>text chart</w:instrText>
      </w:r>
      <w:r w:rsidR="006F7DD9" w:rsidRPr="00BF4201">
        <w:instrText>:</w:instrText>
      </w:r>
      <w:r w:rsidR="006F7DD9" w:rsidRPr="00BF4201">
        <w:rPr>
          <w:lang w:val="en-AU"/>
        </w:rPr>
        <w:instrText>mark a speech clause</w:instrText>
      </w:r>
      <w:r w:rsidR="006F7DD9">
        <w:instrText xml:space="preserve">" </w:instrText>
      </w:r>
      <w:r w:rsidR="00B22A87">
        <w:fldChar w:fldCharType="end"/>
      </w:r>
    </w:p>
    <w:p w:rsidR="00653E62" w:rsidRDefault="00653E62" w:rsidP="00653E62">
      <w:pPr>
        <w:pStyle w:val="ListBullet"/>
      </w:pPr>
      <w:r>
        <w:t>S</w:t>
      </w:r>
      <w:r w:rsidR="00932FDD">
        <w:t xml:space="preserve">elect the place where the speech is marked from </w:t>
      </w:r>
    </w:p>
    <w:p w:rsidR="00653E62" w:rsidRDefault="00653E62" w:rsidP="00653E62">
      <w:pPr>
        <w:pStyle w:val="ListBullet"/>
      </w:pPr>
      <w:r>
        <w:t>Click the cell button</w:t>
      </w:r>
    </w:p>
    <w:p w:rsidR="005F6D83" w:rsidRDefault="00653E62" w:rsidP="00653E62">
      <w:pPr>
        <w:pStyle w:val="ListBullet"/>
      </w:pPr>
      <w:r>
        <w:t xml:space="preserve">Select </w:t>
      </w:r>
      <w:r w:rsidR="00932FDD">
        <w:t>“make speech clause out of</w:t>
      </w:r>
      <w:r>
        <w:t>”</w:t>
      </w:r>
      <w:r w:rsidR="00932FDD">
        <w:t xml:space="preserve"> then “next clause”.  </w:t>
      </w:r>
    </w:p>
    <w:p w:rsidR="00525B57" w:rsidRDefault="00525B57" w:rsidP="00B31E1F"/>
    <w:p w:rsidR="00525B57" w:rsidRDefault="00525B57" w:rsidP="00B31E1F">
      <w:r>
        <w:rPr>
          <w:noProof/>
        </w:rPr>
        <w:drawing>
          <wp:inline distT="0" distB="0" distL="0" distR="0">
            <wp:extent cx="2946400" cy="1397000"/>
            <wp:effectExtent l="1905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cstate="print"/>
                    <a:srcRect/>
                    <a:stretch>
                      <a:fillRect/>
                    </a:stretch>
                  </pic:blipFill>
                  <pic:spPr bwMode="auto">
                    <a:xfrm>
                      <a:off x="0" y="0"/>
                      <a:ext cx="2946400" cy="1397000"/>
                    </a:xfrm>
                    <a:prstGeom prst="rect">
                      <a:avLst/>
                    </a:prstGeom>
                    <a:noFill/>
                    <a:ln w="9525">
                      <a:noFill/>
                      <a:miter lim="800000"/>
                      <a:headEnd/>
                      <a:tailEnd/>
                    </a:ln>
                  </pic:spPr>
                </pic:pic>
              </a:graphicData>
            </a:graphic>
          </wp:inline>
        </w:drawing>
      </w:r>
    </w:p>
    <w:p w:rsidR="00653E62" w:rsidRDefault="00653E62" w:rsidP="00B31E1F"/>
    <w:p w:rsidR="00653E62" w:rsidRDefault="00653E62" w:rsidP="00653E62">
      <w:pPr>
        <w:pStyle w:val="Heading3"/>
      </w:pPr>
      <w:bookmarkStart w:id="140" w:name="_Toc224995176"/>
      <w:r>
        <w:t>Mark item is not in usual place</w:t>
      </w:r>
      <w:bookmarkEnd w:id="140"/>
      <w:r w:rsidR="00B22A87">
        <w:fldChar w:fldCharType="begin"/>
      </w:r>
      <w:r w:rsidR="006F7DD9">
        <w:instrText xml:space="preserve"> XE "text chart: m</w:instrText>
      </w:r>
      <w:r w:rsidR="006F7DD9" w:rsidRPr="009D4312">
        <w:instrText>ark item is not in usual place</w:instrText>
      </w:r>
      <w:r w:rsidR="006F7DD9">
        <w:instrText xml:space="preserve">" </w:instrText>
      </w:r>
      <w:r w:rsidR="00B22A87">
        <w:fldChar w:fldCharType="end"/>
      </w:r>
    </w:p>
    <w:p w:rsidR="00653E62" w:rsidRDefault="00653E62" w:rsidP="00653E62">
      <w:pPr>
        <w:pStyle w:val="ListBullet"/>
      </w:pPr>
      <w:r>
        <w:t>Choose “Mark as Postposed from”</w:t>
      </w:r>
    </w:p>
    <w:p w:rsidR="00653E62" w:rsidRDefault="00653E62" w:rsidP="00653E62">
      <w:pPr>
        <w:pStyle w:val="ListBullet"/>
      </w:pPr>
      <w:r>
        <w:t>Choose “Outer” or “Inner”</w:t>
      </w:r>
    </w:p>
    <w:p w:rsidR="00653E62" w:rsidRDefault="00653E62" w:rsidP="00B31E1F"/>
    <w:p w:rsidR="00234C46" w:rsidRDefault="00234C46">
      <w:pPr>
        <w:rPr>
          <w:rFonts w:asciiTheme="majorHAnsi" w:eastAsiaTheme="majorEastAsia" w:hAnsiTheme="majorHAnsi" w:cstheme="majorBidi"/>
          <w:b/>
          <w:bCs/>
          <w:sz w:val="26"/>
          <w:szCs w:val="26"/>
        </w:rPr>
      </w:pPr>
      <w:bookmarkStart w:id="141" w:name="_Toc224995177"/>
      <w:r>
        <w:br w:type="page"/>
      </w:r>
    </w:p>
    <w:p w:rsidR="00653E62" w:rsidRDefault="00653E62" w:rsidP="00653E62">
      <w:pPr>
        <w:pStyle w:val="Heading3"/>
      </w:pPr>
      <w:r>
        <w:lastRenderedPageBreak/>
        <w:t>D</w:t>
      </w:r>
      <w:r w:rsidR="00525B57">
        <w:t>esignate where the sentence breaks come</w:t>
      </w:r>
      <w:bookmarkEnd w:id="141"/>
      <w:r w:rsidR="00B22A87">
        <w:fldChar w:fldCharType="begin"/>
      </w:r>
      <w:r w:rsidR="006F7DD9">
        <w:instrText xml:space="preserve"> XE "text chart: d</w:instrText>
      </w:r>
      <w:r w:rsidR="006F7DD9" w:rsidRPr="009D4312">
        <w:instrText>esignate where the sentence breaks come</w:instrText>
      </w:r>
      <w:r w:rsidR="006F7DD9">
        <w:instrText xml:space="preserve">" </w:instrText>
      </w:r>
      <w:r w:rsidR="00B22A87">
        <w:fldChar w:fldCharType="end"/>
      </w:r>
    </w:p>
    <w:p w:rsidR="00525B57" w:rsidRDefault="00525B57" w:rsidP="00B31E1F">
      <w:r>
        <w:t xml:space="preserve"> so that the line numbering is appropriate. </w:t>
      </w:r>
    </w:p>
    <w:p w:rsidR="00525B57" w:rsidRDefault="00525B57" w:rsidP="00B31E1F">
      <w:r>
        <w:rPr>
          <w:noProof/>
        </w:rPr>
        <w:drawing>
          <wp:inline distT="0" distB="0" distL="0" distR="0">
            <wp:extent cx="1752600" cy="196850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2" cstate="print"/>
                    <a:srcRect/>
                    <a:stretch>
                      <a:fillRect/>
                    </a:stretch>
                  </pic:blipFill>
                  <pic:spPr bwMode="auto">
                    <a:xfrm>
                      <a:off x="0" y="0"/>
                      <a:ext cx="1752600" cy="1968500"/>
                    </a:xfrm>
                    <a:prstGeom prst="rect">
                      <a:avLst/>
                    </a:prstGeom>
                    <a:noFill/>
                    <a:ln w="9525">
                      <a:noFill/>
                      <a:miter lim="800000"/>
                      <a:headEnd/>
                      <a:tailEnd/>
                    </a:ln>
                  </pic:spPr>
                </pic:pic>
              </a:graphicData>
            </a:graphic>
          </wp:inline>
        </w:drawing>
      </w:r>
    </w:p>
    <w:p w:rsidR="00653E62" w:rsidRDefault="00653E62" w:rsidP="00B31E1F"/>
    <w:p w:rsidR="00653E62" w:rsidRDefault="00653E62" w:rsidP="00653E62">
      <w:pPr>
        <w:pStyle w:val="Heading3"/>
      </w:pPr>
      <w:bookmarkStart w:id="142" w:name="_Toc224995178"/>
      <w:r>
        <w:t xml:space="preserve">Changing chart headings and </w:t>
      </w:r>
      <w:r w:rsidR="00525B57">
        <w:t xml:space="preserve"> built-in markers</w:t>
      </w:r>
      <w:bookmarkEnd w:id="142"/>
      <w:r w:rsidR="00B22A87">
        <w:fldChar w:fldCharType="begin"/>
      </w:r>
      <w:r w:rsidR="006F7DD9">
        <w:instrText xml:space="preserve"> XE "</w:instrText>
      </w:r>
      <w:r w:rsidR="006F7DD9" w:rsidRPr="00540D3D">
        <w:rPr>
          <w:lang w:val="en-AU"/>
        </w:rPr>
        <w:instrText>text chart</w:instrText>
      </w:r>
      <w:r w:rsidR="006F7DD9" w:rsidRPr="00540D3D">
        <w:instrText>:</w:instrText>
      </w:r>
      <w:r w:rsidR="000B0FF8">
        <w:rPr>
          <w:lang w:val="en-AU"/>
        </w:rPr>
        <w:instrText xml:space="preserve">changing chart headings and </w:instrText>
      </w:r>
      <w:r w:rsidR="006F7DD9" w:rsidRPr="00540D3D">
        <w:rPr>
          <w:lang w:val="en-AU"/>
        </w:rPr>
        <w:instrText>built-in markers</w:instrText>
      </w:r>
      <w:r w:rsidR="006F7DD9">
        <w:instrText xml:space="preserve">" </w:instrText>
      </w:r>
      <w:r w:rsidR="00B22A87">
        <w:fldChar w:fldCharType="end"/>
      </w:r>
      <w:r w:rsidR="00525B57">
        <w:t xml:space="preserve"> </w:t>
      </w:r>
    </w:p>
    <w:p w:rsidR="00360B85" w:rsidRPr="00653E62" w:rsidRDefault="00360B85" w:rsidP="00360B85">
      <w:pPr>
        <w:pStyle w:val="ListBullet"/>
      </w:pPr>
      <w:r>
        <w:t xml:space="preserve">From the View menu, choose Lists, </w:t>
      </w:r>
      <w:r>
        <w:br/>
        <w:t>then either Text Chart Markers (or Text Constituent Chart Templates</w:t>
      </w:r>
    </w:p>
    <w:p w:rsidR="00525B57" w:rsidRDefault="00525B57" w:rsidP="00B31E1F">
      <w:r>
        <w:rPr>
          <w:noProof/>
        </w:rPr>
        <w:drawing>
          <wp:inline distT="0" distB="0" distL="0" distR="0">
            <wp:extent cx="2763520" cy="171577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srcRect/>
                    <a:stretch>
                      <a:fillRect/>
                    </a:stretch>
                  </pic:blipFill>
                  <pic:spPr bwMode="auto">
                    <a:xfrm>
                      <a:off x="0" y="0"/>
                      <a:ext cx="2763520" cy="1715770"/>
                    </a:xfrm>
                    <a:prstGeom prst="rect">
                      <a:avLst/>
                    </a:prstGeom>
                    <a:noFill/>
                    <a:ln w="9525">
                      <a:noFill/>
                      <a:miter lim="800000"/>
                      <a:headEnd/>
                      <a:tailEnd/>
                    </a:ln>
                  </pic:spPr>
                </pic:pic>
              </a:graphicData>
            </a:graphic>
          </wp:inline>
        </w:drawing>
      </w:r>
    </w:p>
    <w:p w:rsidR="00525B57" w:rsidRDefault="00525B57" w:rsidP="00B31E1F"/>
    <w:p w:rsidR="00932FDD" w:rsidRPr="00B31E1F" w:rsidRDefault="00932FDD" w:rsidP="00B31E1F"/>
    <w:p w:rsidR="002C1123" w:rsidRDefault="002C1123">
      <w:pPr>
        <w:rPr>
          <w:rFonts w:ascii="Arial" w:hAnsi="Arial" w:cs="Arial"/>
          <w:b/>
          <w:bCs/>
          <w:i/>
          <w:iCs/>
          <w:sz w:val="28"/>
          <w:szCs w:val="28"/>
        </w:rPr>
      </w:pPr>
      <w:r>
        <w:br w:type="page"/>
      </w:r>
    </w:p>
    <w:p w:rsidR="00C64A94" w:rsidRPr="00686754" w:rsidRDefault="00C64A94" w:rsidP="00C64A94">
      <w:pPr>
        <w:pStyle w:val="Heading2"/>
      </w:pPr>
      <w:bookmarkStart w:id="143" w:name="_Toc224995179"/>
      <w:bookmarkStart w:id="144" w:name="_Toc225601317"/>
      <w:r>
        <w:lastRenderedPageBreak/>
        <w:t>Help and training resources</w:t>
      </w:r>
      <w:bookmarkEnd w:id="143"/>
      <w:bookmarkEnd w:id="144"/>
      <w:r w:rsidR="00B22A87">
        <w:fldChar w:fldCharType="begin"/>
      </w:r>
      <w:r w:rsidR="006F7DD9">
        <w:instrText xml:space="preserve"> XE "</w:instrText>
      </w:r>
      <w:r w:rsidR="000B0FF8">
        <w:instrText>h</w:instrText>
      </w:r>
      <w:r w:rsidR="006F7DD9" w:rsidRPr="009D4312">
        <w:instrText>elp and training resources</w:instrText>
      </w:r>
      <w:r w:rsidR="006F7DD9">
        <w:instrText xml:space="preserve">" </w:instrText>
      </w:r>
      <w:r w:rsidR="00B22A87">
        <w:fldChar w:fldCharType="end"/>
      </w:r>
    </w:p>
    <w:p w:rsidR="00686754" w:rsidRDefault="00686754" w:rsidP="00686754">
      <w:pPr>
        <w:pStyle w:val="Heading4"/>
      </w:pPr>
      <w:r>
        <w:t>help.swf</w:t>
      </w:r>
    </w:p>
    <w:p w:rsidR="004F0EE5" w:rsidRDefault="004F0EE5" w:rsidP="004F0EE5"/>
    <w:p w:rsidR="004F0EE5" w:rsidRDefault="004F0EE5" w:rsidP="004F0EE5">
      <w:r>
        <w:t xml:space="preserve">For finding more comprehensive and detailed help when using Language Explorer a help </w:t>
      </w:r>
      <w:r w:rsidR="00054A19">
        <w:t>file</w:t>
      </w:r>
      <w:r>
        <w:t xml:space="preserve"> has been provided. There is a help topic written for every field.</w:t>
      </w:r>
    </w:p>
    <w:p w:rsidR="004F0EE5" w:rsidRDefault="004F0EE5" w:rsidP="004F0EE5">
      <w:r>
        <w:t xml:space="preserve">Click on the blue context menu which is displayed whenever the cursor is in a field. Choose the Help option and the help file will open showing the </w:t>
      </w:r>
      <w:r w:rsidR="00054A19">
        <w:t xml:space="preserve">relevant page for the current </w:t>
      </w:r>
      <w:r>
        <w:t>field.</w:t>
      </w:r>
    </w:p>
    <w:p w:rsidR="004F0EE5" w:rsidRDefault="004F0EE5" w:rsidP="004F0EE5"/>
    <w:p w:rsidR="00054A19" w:rsidRDefault="004F0EE5" w:rsidP="004F0EE5">
      <w:r>
        <w:t xml:space="preserve">Every dialog box also has a </w:t>
      </w:r>
      <w:r w:rsidR="00054A19">
        <w:t xml:space="preserve">designated </w:t>
      </w:r>
      <w:r>
        <w:t xml:space="preserve">help button displayed which brings up context specific help. </w:t>
      </w:r>
    </w:p>
    <w:p w:rsidR="00054A19" w:rsidRDefault="00054A19" w:rsidP="004F0EE5"/>
    <w:p w:rsidR="004F0EE5" w:rsidRDefault="004F0EE5" w:rsidP="004F0EE5">
      <w:r>
        <w:t xml:space="preserve">Alternatively you can use the help menu, select the top option Language Explorer. This opens the help file. </w:t>
      </w:r>
      <w:r w:rsidR="00054A19">
        <w:t>One of t</w:t>
      </w:r>
      <w:r>
        <w:t xml:space="preserve">he fastest </w:t>
      </w:r>
      <w:r w:rsidR="00054A19">
        <w:t>ways to find a help topic is to use the Search or Index tabs. [Use the F5 key to remove the highlighting.]</w:t>
      </w:r>
    </w:p>
    <w:p w:rsidR="00054A19" w:rsidRDefault="00054A19" w:rsidP="004F0EE5"/>
    <w:p w:rsidR="00054A19" w:rsidRPr="004F0EE5" w:rsidRDefault="00054A19" w:rsidP="004F0EE5">
      <w:r>
        <w:t xml:space="preserve">The Help menu </w:t>
      </w:r>
      <w:r w:rsidR="00BF2E2E">
        <w:t>also contains some</w:t>
      </w:r>
      <w:r>
        <w:t xml:space="preserve"> other materials you might find helpful. The student manual is a step by step walkthrough of some basic features of Language Explorer. </w:t>
      </w:r>
      <w:r w:rsidR="00BF2E2E">
        <w:t>The m</w:t>
      </w:r>
      <w:r>
        <w:t>aterial listed under Resources are indepth guides and technical notes on specific topics. There is a Google group called Flex List in which you can join. You can participate merely through email if you prefer or you can look at it on the web. You can even browse all the discussion</w:t>
      </w:r>
      <w:r w:rsidR="00BF2E2E">
        <w:t>s</w:t>
      </w:r>
      <w:r>
        <w:t xml:space="preserve"> without joining the group. This is mainly </w:t>
      </w:r>
      <w:r w:rsidR="00BF2E2E">
        <w:t>used</w:t>
      </w:r>
      <w:r>
        <w:t xml:space="preserve"> for asking questions, discussing new features and finding out other information like that.  </w:t>
      </w:r>
    </w:p>
    <w:p w:rsidR="002C1123" w:rsidRDefault="002C1123">
      <w:pPr>
        <w:rPr>
          <w:rFonts w:ascii="Arial" w:hAnsi="Arial" w:cs="Arial"/>
          <w:b/>
          <w:bCs/>
          <w:i/>
          <w:iCs/>
          <w:sz w:val="28"/>
          <w:szCs w:val="28"/>
        </w:rPr>
      </w:pPr>
      <w:r>
        <w:br w:type="page"/>
      </w:r>
    </w:p>
    <w:p w:rsidR="00C64A94" w:rsidRPr="00686754" w:rsidRDefault="00C64A94" w:rsidP="00C64A94">
      <w:pPr>
        <w:pStyle w:val="Heading2"/>
      </w:pPr>
      <w:bookmarkStart w:id="145" w:name="_Toc224995180"/>
      <w:bookmarkStart w:id="146" w:name="_Toc225601318"/>
      <w:r>
        <w:lastRenderedPageBreak/>
        <w:t>Check Spelling</w:t>
      </w:r>
      <w:bookmarkEnd w:id="145"/>
      <w:bookmarkEnd w:id="146"/>
      <w:r w:rsidR="00B22A87">
        <w:fldChar w:fldCharType="begin"/>
      </w:r>
      <w:r w:rsidR="006F7DD9">
        <w:instrText xml:space="preserve"> XE "</w:instrText>
      </w:r>
      <w:r w:rsidR="00594CA7">
        <w:instrText>c</w:instrText>
      </w:r>
      <w:r w:rsidR="006F7DD9" w:rsidRPr="009D4312">
        <w:instrText xml:space="preserve">heck </w:instrText>
      </w:r>
      <w:r w:rsidR="00594CA7">
        <w:instrText>s</w:instrText>
      </w:r>
      <w:r w:rsidR="006F7DD9" w:rsidRPr="009D4312">
        <w:instrText>pelling</w:instrText>
      </w:r>
      <w:r w:rsidR="006F7DD9">
        <w:instrText xml:space="preserve">" </w:instrText>
      </w:r>
      <w:r w:rsidR="00B22A87">
        <w:fldChar w:fldCharType="end"/>
      </w:r>
      <w:r w:rsidR="00B22A87">
        <w:fldChar w:fldCharType="begin"/>
      </w:r>
      <w:r w:rsidR="006F7DD9">
        <w:instrText xml:space="preserve"> XE "</w:instrText>
      </w:r>
      <w:r w:rsidR="006F7DD9" w:rsidRPr="009D4312">
        <w:rPr>
          <w:lang w:val="en-AU"/>
        </w:rPr>
        <w:instrText>spelling</w:instrText>
      </w:r>
      <w:r w:rsidR="006F7DD9">
        <w:instrText xml:space="preserve">" </w:instrText>
      </w:r>
      <w:r w:rsidR="00B22A87">
        <w:fldChar w:fldCharType="end"/>
      </w:r>
    </w:p>
    <w:p w:rsidR="00FD46D6" w:rsidRDefault="00686754" w:rsidP="00686754">
      <w:pPr>
        <w:pStyle w:val="Heading4"/>
      </w:pPr>
      <w:r>
        <w:t>spelling.swf</w:t>
      </w:r>
    </w:p>
    <w:p w:rsidR="00BF2E2E" w:rsidRDefault="00BF2E2E" w:rsidP="00BF2E2E"/>
    <w:p w:rsidR="00BF2E2E" w:rsidRDefault="00BF2E2E" w:rsidP="00BF2E2E">
      <w:r>
        <w:t xml:space="preserve">Language Explorer supports checking spelling. For languages of wider communication we recommend that you download a spelling dictionary for example from the Open Office website. Full instructions on how to do this are found in the </w:t>
      </w:r>
      <w:r w:rsidR="00B6076E">
        <w:t xml:space="preserve">Language Explorer </w:t>
      </w:r>
      <w:r>
        <w:t xml:space="preserve">Help </w:t>
      </w:r>
      <w:r w:rsidR="00B6076E">
        <w:t>files</w:t>
      </w:r>
      <w:r>
        <w:t xml:space="preserve">. Once the spelling dictionary is in place Language Explorer highlights </w:t>
      </w:r>
      <w:r w:rsidR="00B6076E">
        <w:t>misspelled</w:t>
      </w:r>
      <w:r>
        <w:t xml:space="preserve"> words. Various options are provided in the right-click menu. You can also filter for misspelled words. </w:t>
      </w:r>
    </w:p>
    <w:p w:rsidR="00BF2E2E" w:rsidRDefault="00BF2E2E" w:rsidP="00BF2E2E"/>
    <w:p w:rsidR="00360B85" w:rsidRDefault="00360B85" w:rsidP="00360B85">
      <w:pPr>
        <w:pStyle w:val="Heading3"/>
      </w:pPr>
      <w:bookmarkStart w:id="147" w:name="_Toc224995181"/>
      <w:r>
        <w:t>Install spell check dictionary for LWC</w:t>
      </w:r>
      <w:bookmarkEnd w:id="147"/>
      <w:r w:rsidR="00B22A87">
        <w:fldChar w:fldCharType="begin"/>
      </w:r>
      <w:r w:rsidR="006F7DD9">
        <w:instrText xml:space="preserve"> XE "</w:instrText>
      </w:r>
      <w:r w:rsidR="006F7DD9" w:rsidRPr="00407059">
        <w:rPr>
          <w:lang w:val="en-AU"/>
        </w:rPr>
        <w:instrText>spelling</w:instrText>
      </w:r>
      <w:r w:rsidR="006F7DD9" w:rsidRPr="00407059">
        <w:instrText>:</w:instrText>
      </w:r>
      <w:r w:rsidR="006F7DD9" w:rsidRPr="00407059">
        <w:rPr>
          <w:lang w:val="en-AU"/>
        </w:rPr>
        <w:instrText>install spell check dictionary</w:instrText>
      </w:r>
      <w:r w:rsidR="006F7DD9">
        <w:instrText xml:space="preserve">" </w:instrText>
      </w:r>
      <w:r w:rsidR="00B22A87">
        <w:fldChar w:fldCharType="end"/>
      </w:r>
    </w:p>
    <w:p w:rsidR="00360B85" w:rsidRDefault="00360B85" w:rsidP="00360B85">
      <w:pPr>
        <w:pStyle w:val="ListBullet"/>
      </w:pPr>
      <w:r>
        <w:t>Download OpenOffice spell-checker</w:t>
      </w:r>
    </w:p>
    <w:p w:rsidR="00360B85" w:rsidRDefault="00360B85" w:rsidP="00360B85">
      <w:pPr>
        <w:pStyle w:val="ListBullet"/>
      </w:pPr>
      <w:r>
        <w:t xml:space="preserve">Copy to </w:t>
      </w:r>
      <w:r w:rsidR="007A46BE">
        <w:t>the appropriate folder as follows:</w:t>
      </w:r>
      <w:r w:rsidR="007A46BE">
        <w:br/>
        <w:t xml:space="preserve">for XP - </w:t>
      </w:r>
      <w:r>
        <w:t xml:space="preserve"> c:\documents and setting\</w:t>
      </w:r>
      <w:r>
        <w:rPr>
          <w:b/>
        </w:rPr>
        <w:t>user</w:t>
      </w:r>
      <w:r>
        <w:t>\Application data\enchant</w:t>
      </w:r>
    </w:p>
    <w:p w:rsidR="007A46BE" w:rsidRDefault="007A46BE" w:rsidP="007A46BE">
      <w:pPr>
        <w:pStyle w:val="ListBullet"/>
        <w:numPr>
          <w:ilvl w:val="0"/>
          <w:numId w:val="0"/>
        </w:numPr>
        <w:ind w:left="360"/>
      </w:pPr>
      <w:r>
        <w:t xml:space="preserve">for </w:t>
      </w:r>
      <w:r w:rsidRPr="00500ED7">
        <w:t xml:space="preserve">Vista - </w:t>
      </w:r>
      <w:r>
        <w:t>C:\Users\&lt;username&gt;\ AppData\Roaming\enchant\myspell</w:t>
      </w:r>
    </w:p>
    <w:p w:rsidR="00360B85" w:rsidRPr="00360B85" w:rsidRDefault="00360B85" w:rsidP="00360B85">
      <w:pPr>
        <w:pStyle w:val="ListBullet"/>
      </w:pPr>
      <w:r>
        <w:t>Restart FLEx</w:t>
      </w:r>
    </w:p>
    <w:p w:rsidR="00360B85" w:rsidRDefault="00360B85" w:rsidP="00BF2E2E"/>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46"/>
        <w:gridCol w:w="5791"/>
      </w:tblGrid>
      <w:tr w:rsidR="00BF2E2E" w:rsidTr="004A6A06">
        <w:tc>
          <w:tcPr>
            <w:tcW w:w="3546" w:type="dxa"/>
          </w:tcPr>
          <w:p w:rsidR="00BF2E2E" w:rsidRDefault="00360B85" w:rsidP="001F3A8F">
            <w:pPr>
              <w:pStyle w:val="Heading3"/>
            </w:pPr>
            <w:bookmarkStart w:id="148" w:name="_Toc224995182"/>
            <w:r>
              <w:t xml:space="preserve">Correct </w:t>
            </w:r>
            <w:r w:rsidR="00BF2E2E">
              <w:t>Misspelled words</w:t>
            </w:r>
            <w:bookmarkEnd w:id="148"/>
            <w:r w:rsidR="00B22A87">
              <w:fldChar w:fldCharType="begin"/>
            </w:r>
            <w:r w:rsidR="006F7DD9">
              <w:instrText xml:space="preserve"> XE "</w:instrText>
            </w:r>
            <w:r w:rsidR="006F7DD9" w:rsidRPr="00A71D0B">
              <w:rPr>
                <w:lang w:val="en-AU"/>
              </w:rPr>
              <w:instrText>spelling</w:instrText>
            </w:r>
            <w:r w:rsidR="006F7DD9" w:rsidRPr="00A71D0B">
              <w:instrText>:</w:instrText>
            </w:r>
            <w:r w:rsidR="006F7DD9" w:rsidRPr="00A71D0B">
              <w:rPr>
                <w:lang w:val="en-AU"/>
              </w:rPr>
              <w:instrText>corre</w:instrText>
            </w:r>
            <w:r w:rsidR="00AC47C1">
              <w:rPr>
                <w:lang w:val="en-AU"/>
              </w:rPr>
              <w:instrText>c</w:instrText>
            </w:r>
            <w:r w:rsidR="006F7DD9" w:rsidRPr="00A71D0B">
              <w:rPr>
                <w:lang w:val="en-AU"/>
              </w:rPr>
              <w:instrText>t misspelled words</w:instrText>
            </w:r>
            <w:r w:rsidR="006F7DD9">
              <w:instrText xml:space="preserve">" </w:instrText>
            </w:r>
            <w:r w:rsidR="00B22A87">
              <w:fldChar w:fldCharType="end"/>
            </w:r>
          </w:p>
          <w:p w:rsidR="00BF2E2E" w:rsidRDefault="00BF2E2E" w:rsidP="00BF2E2E">
            <w:pPr>
              <w:pStyle w:val="ListBullet"/>
            </w:pPr>
            <w:r>
              <w:t>Right-click a word highlighted with red squiggly lines.</w:t>
            </w:r>
          </w:p>
          <w:p w:rsidR="00BF2E2E" w:rsidRPr="006834D6" w:rsidRDefault="00BF2E2E" w:rsidP="00BF2E2E">
            <w:pPr>
              <w:pStyle w:val="ListBullet"/>
            </w:pPr>
            <w:r>
              <w:t xml:space="preserve">Choose an appropriate option </w:t>
            </w:r>
          </w:p>
        </w:tc>
        <w:tc>
          <w:tcPr>
            <w:tcW w:w="5791" w:type="dxa"/>
          </w:tcPr>
          <w:p w:rsidR="003C1828" w:rsidRDefault="003C1828" w:rsidP="001F3A8F"/>
          <w:p w:rsidR="00BF2E2E" w:rsidRDefault="003C1828" w:rsidP="001F3A8F">
            <w:r>
              <w:object w:dxaOrig="3060" w:dyaOrig="855">
                <v:shape id="_x0000_i1053" type="#_x0000_t75" style="width:153.75pt;height:43.5pt" o:ole="">
                  <v:imagedata r:id="rId104" o:title=""/>
                </v:shape>
                <o:OLEObject Type="Embed" ProgID="PBrush" ShapeID="_x0000_i1053" DrawAspect="Content" ObjectID="_1720131439" r:id="rId105"/>
              </w:object>
            </w:r>
          </w:p>
        </w:tc>
      </w:tr>
    </w:tbl>
    <w:p w:rsidR="00BF2E2E" w:rsidRDefault="00BF2E2E" w:rsidP="00BF2E2E">
      <w:r>
        <w:t xml:space="preserve"> </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46"/>
        <w:gridCol w:w="5791"/>
      </w:tblGrid>
      <w:tr w:rsidR="00BF2E2E" w:rsidTr="006F7DD9">
        <w:tc>
          <w:tcPr>
            <w:tcW w:w="3546" w:type="dxa"/>
          </w:tcPr>
          <w:p w:rsidR="00BF2E2E" w:rsidRDefault="00BF2E2E" w:rsidP="001F3A8F">
            <w:pPr>
              <w:pStyle w:val="Heading3"/>
            </w:pPr>
            <w:bookmarkStart w:id="149" w:name="_Toc224995183"/>
            <w:r>
              <w:t>Filter for misspelled words</w:t>
            </w:r>
            <w:bookmarkEnd w:id="149"/>
            <w:r w:rsidR="00B22A87">
              <w:fldChar w:fldCharType="begin"/>
            </w:r>
            <w:r w:rsidR="006F7DD9">
              <w:instrText xml:space="preserve"> XE "</w:instrText>
            </w:r>
            <w:r w:rsidR="006F7DD9" w:rsidRPr="0012535C">
              <w:rPr>
                <w:lang w:val="en-AU"/>
              </w:rPr>
              <w:instrText>spelling</w:instrText>
            </w:r>
            <w:r w:rsidR="006F7DD9" w:rsidRPr="0012535C">
              <w:instrText>:</w:instrText>
            </w:r>
            <w:r w:rsidR="006F7DD9" w:rsidRPr="0012535C">
              <w:rPr>
                <w:lang w:val="en-AU"/>
              </w:rPr>
              <w:instrText>filter for misspelled words</w:instrText>
            </w:r>
            <w:r w:rsidR="006F7DD9">
              <w:instrText xml:space="preserve">" </w:instrText>
            </w:r>
            <w:r w:rsidR="00B22A87">
              <w:fldChar w:fldCharType="end"/>
            </w:r>
          </w:p>
          <w:p w:rsidR="00BF2E2E" w:rsidRPr="00BF2E2E" w:rsidRDefault="00BF2E2E" w:rsidP="00BF2E2E">
            <w:pPr>
              <w:rPr>
                <w:i/>
              </w:rPr>
            </w:pPr>
            <w:r w:rsidRPr="00BF2E2E">
              <w:rPr>
                <w:i/>
              </w:rPr>
              <w:t>In the Lexicon area, Lexicon edit view</w:t>
            </w:r>
          </w:p>
          <w:p w:rsidR="00BF2E2E" w:rsidRPr="00BF2E2E" w:rsidRDefault="00BF2E2E" w:rsidP="00BF2E2E">
            <w:pPr>
              <w:pStyle w:val="ListBullet"/>
            </w:pPr>
            <w:r>
              <w:t xml:space="preserve">Click </w:t>
            </w:r>
            <w:r>
              <w:rPr>
                <w:b/>
              </w:rPr>
              <w:t xml:space="preserve">filter </w:t>
            </w:r>
            <w:r>
              <w:t>drop down menu</w:t>
            </w:r>
          </w:p>
          <w:p w:rsidR="00BF2E2E" w:rsidRPr="006834D6" w:rsidRDefault="00BF2E2E" w:rsidP="00BF2E2E">
            <w:pPr>
              <w:pStyle w:val="ListBullet"/>
            </w:pPr>
            <w:r w:rsidRPr="00BF2E2E">
              <w:t>Choose</w:t>
            </w:r>
            <w:r>
              <w:rPr>
                <w:b/>
              </w:rPr>
              <w:t xml:space="preserve"> Spelling Errors.</w:t>
            </w:r>
          </w:p>
        </w:tc>
        <w:tc>
          <w:tcPr>
            <w:tcW w:w="5791" w:type="dxa"/>
          </w:tcPr>
          <w:p w:rsidR="00BF2E2E" w:rsidRDefault="003C1828" w:rsidP="001F3A8F">
            <w:r>
              <w:object w:dxaOrig="1200" w:dyaOrig="1740">
                <v:shape id="_x0000_i1054" type="#_x0000_t75" style="width:59.3pt;height:87.8pt" o:ole="">
                  <v:imagedata r:id="rId106" o:title=""/>
                </v:shape>
                <o:OLEObject Type="Embed" ProgID="PBrush" ShapeID="_x0000_i1054" DrawAspect="Content" ObjectID="_1720131440" r:id="rId107"/>
              </w:object>
            </w:r>
          </w:p>
        </w:tc>
      </w:tr>
    </w:tbl>
    <w:p w:rsidR="00BF2E2E" w:rsidRDefault="00BF2E2E" w:rsidP="00BF2E2E">
      <w:r>
        <w:t xml:space="preserve"> </w:t>
      </w:r>
    </w:p>
    <w:p w:rsidR="006B1D2C" w:rsidRDefault="006B1D2C" w:rsidP="006B1D2C">
      <w:pPr>
        <w:pStyle w:val="Heading3"/>
      </w:pPr>
      <w:bookmarkStart w:id="150" w:name="_Toc224995184"/>
      <w:r>
        <w:t>Spell check for minority languages (setup)</w:t>
      </w:r>
      <w:bookmarkEnd w:id="150"/>
      <w:r w:rsidR="00B22A87">
        <w:fldChar w:fldCharType="begin"/>
      </w:r>
      <w:r w:rsidR="006F7DD9">
        <w:instrText xml:space="preserve"> XE "</w:instrText>
      </w:r>
      <w:r w:rsidR="006F7DD9" w:rsidRPr="009F60B8">
        <w:rPr>
          <w:lang w:val="en-AU"/>
        </w:rPr>
        <w:instrText>spell</w:instrText>
      </w:r>
      <w:r w:rsidR="00AC47C1">
        <w:rPr>
          <w:lang w:val="en-AU"/>
        </w:rPr>
        <w:instrText>ing</w:instrText>
      </w:r>
      <w:r w:rsidR="006F7DD9" w:rsidRPr="009F60B8">
        <w:instrText>:</w:instrText>
      </w:r>
      <w:r w:rsidR="006F7DD9" w:rsidRPr="009F60B8">
        <w:rPr>
          <w:lang w:val="en-AU"/>
        </w:rPr>
        <w:instrText>minority languages</w:instrText>
      </w:r>
      <w:r w:rsidR="006F7DD9">
        <w:instrText xml:space="preserve">" </w:instrText>
      </w:r>
      <w:r w:rsidR="00B22A87">
        <w:fldChar w:fldCharType="end"/>
      </w:r>
    </w:p>
    <w:p w:rsidR="006B1D2C" w:rsidRDefault="006B1D2C" w:rsidP="006B1D2C">
      <w:pPr>
        <w:pStyle w:val="ListBullet"/>
      </w:pPr>
      <w:r>
        <w:t xml:space="preserve">From the Tools menu, choose Spelling-Show Vernacular Spelling Errors.  </w:t>
      </w:r>
    </w:p>
    <w:p w:rsidR="006B1D2C" w:rsidRPr="00BF2E2E" w:rsidRDefault="006B1D2C" w:rsidP="00BF2E2E"/>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46"/>
        <w:gridCol w:w="5791"/>
      </w:tblGrid>
      <w:tr w:rsidR="00BF2E2E" w:rsidTr="004A6A06">
        <w:tc>
          <w:tcPr>
            <w:tcW w:w="3546" w:type="dxa"/>
          </w:tcPr>
          <w:p w:rsidR="00BF2E2E" w:rsidRDefault="00BF2E2E" w:rsidP="001F3A8F">
            <w:pPr>
              <w:pStyle w:val="Heading3"/>
            </w:pPr>
            <w:bookmarkStart w:id="151" w:name="_Toc224995185"/>
            <w:r>
              <w:lastRenderedPageBreak/>
              <w:t>Spell check for minority languages</w:t>
            </w:r>
            <w:bookmarkEnd w:id="151"/>
          </w:p>
          <w:p w:rsidR="00BF2E2E" w:rsidRPr="00BF2E2E" w:rsidRDefault="00BF2E2E" w:rsidP="001F3A8F">
            <w:pPr>
              <w:rPr>
                <w:i/>
              </w:rPr>
            </w:pPr>
            <w:r w:rsidRPr="00BF2E2E">
              <w:rPr>
                <w:i/>
              </w:rPr>
              <w:t>In the Lexicon area, Lexicon edit view</w:t>
            </w:r>
          </w:p>
          <w:p w:rsidR="00BF2E2E" w:rsidRPr="00BF2E2E" w:rsidRDefault="00BF2E2E" w:rsidP="001F3A8F">
            <w:pPr>
              <w:pStyle w:val="ListBullet"/>
            </w:pPr>
            <w:r>
              <w:t xml:space="preserve">Click </w:t>
            </w:r>
            <w:r>
              <w:rPr>
                <w:b/>
              </w:rPr>
              <w:t xml:space="preserve">filter </w:t>
            </w:r>
            <w:r>
              <w:t>drop down menu</w:t>
            </w:r>
          </w:p>
          <w:p w:rsidR="00BF2E2E" w:rsidRPr="006834D6" w:rsidRDefault="00BF2E2E" w:rsidP="001F3A8F">
            <w:pPr>
              <w:pStyle w:val="ListBullet"/>
            </w:pPr>
            <w:r w:rsidRPr="00BF2E2E">
              <w:t>Choose</w:t>
            </w:r>
            <w:r>
              <w:rPr>
                <w:b/>
              </w:rPr>
              <w:t xml:space="preserve"> Spelling Errors.</w:t>
            </w:r>
          </w:p>
        </w:tc>
        <w:tc>
          <w:tcPr>
            <w:tcW w:w="5791" w:type="dxa"/>
          </w:tcPr>
          <w:p w:rsidR="00BF2E2E" w:rsidRDefault="00BF2E2E" w:rsidP="001F3A8F"/>
        </w:tc>
      </w:tr>
    </w:tbl>
    <w:p w:rsidR="00BF2E2E" w:rsidRDefault="00BF2E2E" w:rsidP="00BF2E2E"/>
    <w:p w:rsidR="00A106BA" w:rsidRDefault="00A106BA">
      <w:pPr>
        <w:rPr>
          <w:rFonts w:asciiTheme="majorHAnsi" w:eastAsiaTheme="majorEastAsia" w:hAnsiTheme="majorHAnsi" w:cstheme="majorBidi"/>
          <w:b/>
          <w:bCs/>
          <w:sz w:val="26"/>
          <w:szCs w:val="26"/>
        </w:rPr>
      </w:pPr>
      <w:r>
        <w:br w:type="page"/>
      </w:r>
    </w:p>
    <w:p w:rsidR="006B1D2C" w:rsidRDefault="006B1D2C" w:rsidP="006B1D2C">
      <w:pPr>
        <w:pStyle w:val="Heading3"/>
      </w:pPr>
      <w:bookmarkStart w:id="152" w:name="_Toc224995186"/>
      <w:r>
        <w:lastRenderedPageBreak/>
        <w:t>P</w:t>
      </w:r>
      <w:r w:rsidR="00B6076E">
        <w:t>opulate the</w:t>
      </w:r>
      <w:r w:rsidR="00BB5B49">
        <w:t xml:space="preserve"> new spelling</w:t>
      </w:r>
      <w:r w:rsidR="00B6076E">
        <w:t xml:space="preserve"> dictionary</w:t>
      </w:r>
      <w:bookmarkEnd w:id="152"/>
      <w:r w:rsidR="00B22A87">
        <w:fldChar w:fldCharType="begin"/>
      </w:r>
      <w:r w:rsidR="006F7DD9">
        <w:instrText xml:space="preserve"> XE "</w:instrText>
      </w:r>
      <w:r w:rsidR="006F7DD9" w:rsidRPr="00F15447">
        <w:rPr>
          <w:lang w:val="en-AU"/>
        </w:rPr>
        <w:instrText>spell</w:instrText>
      </w:r>
      <w:r w:rsidR="00AC47C1">
        <w:rPr>
          <w:lang w:val="en-AU"/>
        </w:rPr>
        <w:instrText>ing</w:instrText>
      </w:r>
      <w:r w:rsidR="006F7DD9" w:rsidRPr="00F15447">
        <w:instrText>:</w:instrText>
      </w:r>
      <w:r w:rsidR="006F7DD9" w:rsidRPr="00F15447">
        <w:rPr>
          <w:lang w:val="en-AU"/>
        </w:rPr>
        <w:instrText>populate spelling dictionary</w:instrText>
      </w:r>
      <w:r w:rsidR="006F7DD9">
        <w:instrText xml:space="preserve">" </w:instrText>
      </w:r>
      <w:r w:rsidR="00B22A87">
        <w:fldChar w:fldCharType="end"/>
      </w:r>
    </w:p>
    <w:p w:rsidR="006B1D2C" w:rsidRPr="006B1D2C" w:rsidRDefault="006B1D2C" w:rsidP="006B1D2C">
      <w:pPr>
        <w:rPr>
          <w:i/>
        </w:rPr>
      </w:pPr>
      <w:r>
        <w:rPr>
          <w:i/>
        </w:rPr>
        <w:t>In the Text &amp; Words area, Words analyses view</w:t>
      </w:r>
    </w:p>
    <w:p w:rsidR="006B1D2C" w:rsidRDefault="006B1D2C" w:rsidP="00360B85">
      <w:pPr>
        <w:pStyle w:val="ListBullet"/>
      </w:pPr>
      <w:r>
        <w:t xml:space="preserve">Change the “Spelling Status” to “Correct “ </w:t>
      </w:r>
    </w:p>
    <w:p w:rsidR="00B6076E" w:rsidRDefault="00B6076E" w:rsidP="006B1D2C">
      <w:pPr>
        <w:ind w:firstLine="360"/>
      </w:pPr>
      <w:r>
        <w:rPr>
          <w:noProof/>
        </w:rPr>
        <w:drawing>
          <wp:inline distT="0" distB="0" distL="0" distR="0">
            <wp:extent cx="3534410" cy="688340"/>
            <wp:effectExtent l="1905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8" cstate="print"/>
                    <a:srcRect/>
                    <a:stretch>
                      <a:fillRect/>
                    </a:stretch>
                  </pic:blipFill>
                  <pic:spPr bwMode="auto">
                    <a:xfrm>
                      <a:off x="0" y="0"/>
                      <a:ext cx="3534410" cy="688340"/>
                    </a:xfrm>
                    <a:prstGeom prst="rect">
                      <a:avLst/>
                    </a:prstGeom>
                    <a:noFill/>
                    <a:ln w="9525">
                      <a:noFill/>
                      <a:miter lim="800000"/>
                      <a:headEnd/>
                      <a:tailEnd/>
                    </a:ln>
                  </pic:spPr>
                </pic:pic>
              </a:graphicData>
            </a:graphic>
          </wp:inline>
        </w:drawing>
      </w:r>
    </w:p>
    <w:p w:rsidR="00360B85" w:rsidRDefault="00360B85"/>
    <w:p w:rsidR="006B1D2C" w:rsidRDefault="006B1D2C" w:rsidP="006B1D2C">
      <w:pPr>
        <w:pStyle w:val="Heading3"/>
      </w:pPr>
      <w:bookmarkStart w:id="153" w:name="_Toc224995187"/>
      <w:r>
        <w:t>Change spelling status using Bulk Edit</w:t>
      </w:r>
      <w:bookmarkEnd w:id="153"/>
      <w:r w:rsidR="00B22A87">
        <w:fldChar w:fldCharType="begin"/>
      </w:r>
      <w:r w:rsidR="006F7DD9">
        <w:instrText xml:space="preserve"> XE "</w:instrText>
      </w:r>
      <w:r w:rsidR="006F7DD9" w:rsidRPr="00E74627">
        <w:rPr>
          <w:lang w:val="en-AU"/>
        </w:rPr>
        <w:instrText>spell</w:instrText>
      </w:r>
      <w:r w:rsidR="00AC47C1">
        <w:rPr>
          <w:lang w:val="en-AU"/>
        </w:rPr>
        <w:instrText>ing</w:instrText>
      </w:r>
      <w:r w:rsidR="006F7DD9" w:rsidRPr="00E74627">
        <w:instrText>:</w:instrText>
      </w:r>
      <w:r w:rsidR="006F7DD9" w:rsidRPr="00E74627">
        <w:rPr>
          <w:lang w:val="en-AU"/>
        </w:rPr>
        <w:instrText>bulk edit spelling status</w:instrText>
      </w:r>
      <w:r w:rsidR="006F7DD9">
        <w:instrText xml:space="preserve">" </w:instrText>
      </w:r>
      <w:r w:rsidR="00B22A87">
        <w:fldChar w:fldCharType="end"/>
      </w:r>
    </w:p>
    <w:p w:rsidR="005E00CD" w:rsidRDefault="006B1D2C" w:rsidP="006B1D2C">
      <w:pPr>
        <w:pStyle w:val="ListBullet"/>
      </w:pPr>
      <w:r>
        <w:t xml:space="preserve">From the </w:t>
      </w:r>
      <w:r w:rsidR="00B6076E" w:rsidRPr="006B1D2C">
        <w:rPr>
          <w:b/>
        </w:rPr>
        <w:t>Tools</w:t>
      </w:r>
      <w:r>
        <w:t xml:space="preserve"> menu, </w:t>
      </w:r>
    </w:p>
    <w:p w:rsidR="006B1D2C" w:rsidRDefault="006B1D2C" w:rsidP="006B1D2C">
      <w:pPr>
        <w:pStyle w:val="ListBullet"/>
      </w:pPr>
      <w:r>
        <w:t xml:space="preserve">choose </w:t>
      </w:r>
      <w:r w:rsidR="00B6076E" w:rsidRPr="006B1D2C">
        <w:rPr>
          <w:b/>
        </w:rPr>
        <w:t>Spelling</w:t>
      </w:r>
      <w:r w:rsidR="00B6076E">
        <w:t>-</w:t>
      </w:r>
      <w:r w:rsidR="00B6076E" w:rsidRPr="006B1D2C">
        <w:rPr>
          <w:b/>
        </w:rPr>
        <w:t>Edit</w:t>
      </w:r>
      <w:r w:rsidR="00B6076E">
        <w:t xml:space="preserve"> </w:t>
      </w:r>
      <w:r w:rsidR="00B6076E" w:rsidRPr="006B1D2C">
        <w:rPr>
          <w:b/>
        </w:rPr>
        <w:t>Spelling Status…</w:t>
      </w:r>
      <w:r w:rsidR="00B6076E">
        <w:t xml:space="preserve"> </w:t>
      </w:r>
    </w:p>
    <w:p w:rsidR="006B1D2C" w:rsidRDefault="006B1D2C" w:rsidP="006B1D2C">
      <w:pPr>
        <w:pStyle w:val="ListBullet"/>
        <w:numPr>
          <w:ilvl w:val="0"/>
          <w:numId w:val="0"/>
        </w:numPr>
        <w:ind w:left="360"/>
      </w:pPr>
      <w:r>
        <w:t>Bulk edit wordforms view is displayed and filtered to show undecided wordsl</w:t>
      </w:r>
    </w:p>
    <w:p w:rsidR="006B1D2C" w:rsidRDefault="005E00CD" w:rsidP="006B1D2C">
      <w:pPr>
        <w:pStyle w:val="ListBullet"/>
        <w:numPr>
          <w:ilvl w:val="0"/>
          <w:numId w:val="0"/>
        </w:numPr>
        <w:ind w:left="360"/>
      </w:pPr>
      <w:r>
        <w:rPr>
          <w:noProof/>
        </w:rPr>
        <w:drawing>
          <wp:inline distT="0" distB="0" distL="0" distR="0">
            <wp:extent cx="5474970" cy="115760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9" cstate="print"/>
                    <a:srcRect/>
                    <a:stretch>
                      <a:fillRect/>
                    </a:stretch>
                  </pic:blipFill>
                  <pic:spPr bwMode="auto">
                    <a:xfrm>
                      <a:off x="0" y="0"/>
                      <a:ext cx="5474970" cy="1157605"/>
                    </a:xfrm>
                    <a:prstGeom prst="rect">
                      <a:avLst/>
                    </a:prstGeom>
                    <a:noFill/>
                    <a:ln w="9525">
                      <a:noFill/>
                      <a:miter lim="800000"/>
                      <a:headEnd/>
                      <a:tailEnd/>
                    </a:ln>
                  </pic:spPr>
                </pic:pic>
              </a:graphicData>
            </a:graphic>
          </wp:inline>
        </w:drawing>
      </w:r>
    </w:p>
    <w:p w:rsidR="006B1D2C" w:rsidRDefault="006B1D2C" w:rsidP="006B1D2C">
      <w:pPr>
        <w:pStyle w:val="ListBullet"/>
      </w:pPr>
      <w:r>
        <w:t>Set a filter as appropriate.</w:t>
      </w:r>
    </w:p>
    <w:p w:rsidR="006B1D2C" w:rsidRDefault="006B1D2C" w:rsidP="006B1D2C">
      <w:pPr>
        <w:pStyle w:val="ListBullet"/>
      </w:pPr>
      <w:r>
        <w:t>D</w:t>
      </w:r>
      <w:r w:rsidR="00B6076E">
        <w:t xml:space="preserve">eselected those </w:t>
      </w:r>
      <w:r w:rsidR="00BB5B49">
        <w:t xml:space="preserve">that </w:t>
      </w:r>
      <w:r w:rsidR="00B6076E">
        <w:t>are incorrect</w:t>
      </w:r>
    </w:p>
    <w:p w:rsidR="006B1D2C" w:rsidRDefault="006B1D2C" w:rsidP="006B1D2C">
      <w:pPr>
        <w:pStyle w:val="ListBullet"/>
      </w:pPr>
      <w:r>
        <w:t>Perform a bulk edit on the wordforms as shown below:</w:t>
      </w:r>
    </w:p>
    <w:p w:rsidR="006B1D2C" w:rsidRDefault="006B1D2C" w:rsidP="006B1D2C">
      <w:pPr>
        <w:pStyle w:val="ListBullet"/>
        <w:numPr>
          <w:ilvl w:val="0"/>
          <w:numId w:val="0"/>
        </w:numPr>
        <w:ind w:left="360"/>
      </w:pPr>
      <w:r>
        <w:rPr>
          <w:noProof/>
        </w:rPr>
        <w:drawing>
          <wp:inline distT="0" distB="0" distL="0" distR="0">
            <wp:extent cx="3808095" cy="1308100"/>
            <wp:effectExtent l="1905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0" cstate="print"/>
                    <a:srcRect/>
                    <a:stretch>
                      <a:fillRect/>
                    </a:stretch>
                  </pic:blipFill>
                  <pic:spPr bwMode="auto">
                    <a:xfrm>
                      <a:off x="0" y="0"/>
                      <a:ext cx="3808095" cy="1308100"/>
                    </a:xfrm>
                    <a:prstGeom prst="rect">
                      <a:avLst/>
                    </a:prstGeom>
                    <a:noFill/>
                    <a:ln w="9525">
                      <a:noFill/>
                      <a:miter lim="800000"/>
                      <a:headEnd/>
                      <a:tailEnd/>
                    </a:ln>
                  </pic:spPr>
                </pic:pic>
              </a:graphicData>
            </a:graphic>
          </wp:inline>
        </w:drawing>
      </w:r>
    </w:p>
    <w:p w:rsidR="006B1D2C" w:rsidRDefault="006B1D2C" w:rsidP="006B1D2C">
      <w:pPr>
        <w:pStyle w:val="ListBullet"/>
      </w:pPr>
      <w:r>
        <w:t xml:space="preserve">View a text to </w:t>
      </w:r>
      <w:r w:rsidR="005E00CD">
        <w:t>see any remaining incorrect or undecided results.</w:t>
      </w:r>
    </w:p>
    <w:p w:rsidR="005E00CD" w:rsidRDefault="005E00CD" w:rsidP="006B1D2C">
      <w:pPr>
        <w:pStyle w:val="ListBullet"/>
      </w:pPr>
      <w:r>
        <w:t xml:space="preserve">Right-click on any incorrect word </w:t>
      </w:r>
    </w:p>
    <w:p w:rsidR="005E00CD" w:rsidRDefault="005E00CD" w:rsidP="006B1D2C">
      <w:pPr>
        <w:pStyle w:val="ListBullet"/>
      </w:pPr>
      <w:r>
        <w:t xml:space="preserve">Either use the suggestions </w:t>
      </w:r>
      <w:r>
        <w:br/>
        <w:t>or add to the spelling dictionary.</w:t>
      </w:r>
    </w:p>
    <w:p w:rsidR="006F7DD9" w:rsidRDefault="006F7DD9">
      <w:r>
        <w:br w:type="page"/>
      </w:r>
    </w:p>
    <w:p w:rsidR="00234C46" w:rsidRDefault="00B22A87" w:rsidP="00BF2E2E">
      <w:pPr>
        <w:rPr>
          <w:noProof/>
        </w:rPr>
        <w:sectPr w:rsidR="00234C46" w:rsidSect="00234C46">
          <w:type w:val="continuous"/>
          <w:pgSz w:w="11907" w:h="16840" w:code="9"/>
          <w:pgMar w:top="1440" w:right="1797" w:bottom="1440" w:left="1797" w:header="709" w:footer="709" w:gutter="0"/>
          <w:cols w:space="708"/>
          <w:docGrid w:linePitch="360"/>
        </w:sectPr>
      </w:pPr>
      <w:r>
        <w:lastRenderedPageBreak/>
        <w:fldChar w:fldCharType="begin"/>
      </w:r>
      <w:r w:rsidR="006F7DD9">
        <w:instrText xml:space="preserve"> INDEX \h "A" \c "3" \z "3081" </w:instrText>
      </w:r>
      <w:r>
        <w:fldChar w:fldCharType="separate"/>
      </w:r>
    </w:p>
    <w:p w:rsidR="00234C46" w:rsidRDefault="00234C46">
      <w:pPr>
        <w:pStyle w:val="IndexHeading"/>
        <w:keepNext/>
        <w:tabs>
          <w:tab w:val="right" w:pos="2281"/>
        </w:tabs>
        <w:rPr>
          <w:rFonts w:eastAsiaTheme="minorEastAsia" w:cstheme="minorBidi"/>
          <w:b w:val="0"/>
          <w:bCs w:val="0"/>
          <w:noProof/>
        </w:rPr>
      </w:pPr>
      <w:r>
        <w:rPr>
          <w:noProof/>
        </w:rPr>
        <w:t>A</w:t>
      </w:r>
    </w:p>
    <w:p w:rsidR="00234C46" w:rsidRDefault="00234C46">
      <w:pPr>
        <w:pStyle w:val="Index1"/>
        <w:tabs>
          <w:tab w:val="right" w:pos="2281"/>
        </w:tabs>
        <w:rPr>
          <w:noProof/>
        </w:rPr>
      </w:pPr>
      <w:r>
        <w:rPr>
          <w:noProof/>
        </w:rPr>
        <w:t>adding an analysis, 33</w:t>
      </w:r>
    </w:p>
    <w:p w:rsidR="00234C46" w:rsidRDefault="00234C46">
      <w:pPr>
        <w:pStyle w:val="Index1"/>
        <w:tabs>
          <w:tab w:val="right" w:pos="2281"/>
        </w:tabs>
        <w:rPr>
          <w:noProof/>
        </w:rPr>
      </w:pPr>
      <w:r>
        <w:rPr>
          <w:noProof/>
        </w:rPr>
        <w:t>adding an entry, 9</w:t>
      </w:r>
    </w:p>
    <w:p w:rsidR="00234C46" w:rsidRDefault="00234C46">
      <w:pPr>
        <w:pStyle w:val="Index1"/>
        <w:tabs>
          <w:tab w:val="right" w:pos="2281"/>
        </w:tabs>
        <w:rPr>
          <w:noProof/>
        </w:rPr>
      </w:pPr>
      <w:r>
        <w:rPr>
          <w:noProof/>
        </w:rPr>
        <w:t>adding entries for affixes, 12</w:t>
      </w:r>
    </w:p>
    <w:p w:rsidR="00234C46" w:rsidRDefault="00234C46">
      <w:pPr>
        <w:pStyle w:val="Index1"/>
        <w:tabs>
          <w:tab w:val="right" w:pos="2281"/>
        </w:tabs>
        <w:rPr>
          <w:noProof/>
        </w:rPr>
      </w:pPr>
      <w:r>
        <w:rPr>
          <w:noProof/>
        </w:rPr>
        <w:t>adding senses, 11</w:t>
      </w:r>
    </w:p>
    <w:p w:rsidR="00234C46" w:rsidRDefault="00234C46">
      <w:pPr>
        <w:pStyle w:val="Index1"/>
        <w:tabs>
          <w:tab w:val="right" w:pos="2281"/>
        </w:tabs>
        <w:rPr>
          <w:noProof/>
        </w:rPr>
      </w:pPr>
      <w:r>
        <w:rPr>
          <w:noProof/>
        </w:rPr>
        <w:t>allomorph, 13</w:t>
      </w:r>
    </w:p>
    <w:p w:rsidR="00234C46" w:rsidRDefault="00234C46">
      <w:pPr>
        <w:pStyle w:val="Index1"/>
        <w:tabs>
          <w:tab w:val="right" w:pos="2281"/>
        </w:tabs>
        <w:rPr>
          <w:noProof/>
        </w:rPr>
      </w:pPr>
      <w:r w:rsidRPr="000C4999">
        <w:rPr>
          <w:b/>
          <w:noProof/>
        </w:rPr>
        <w:t>areas</w:t>
      </w:r>
      <w:r>
        <w:rPr>
          <w:noProof/>
        </w:rPr>
        <w:t>, 3</w:t>
      </w:r>
    </w:p>
    <w:p w:rsidR="00234C46" w:rsidRDefault="00234C46">
      <w:pPr>
        <w:pStyle w:val="IndexHeading"/>
        <w:keepNext/>
        <w:tabs>
          <w:tab w:val="right" w:pos="2281"/>
        </w:tabs>
        <w:rPr>
          <w:rFonts w:eastAsiaTheme="minorEastAsia" w:cstheme="minorBidi"/>
          <w:b w:val="0"/>
          <w:bCs w:val="0"/>
          <w:noProof/>
        </w:rPr>
      </w:pPr>
      <w:r>
        <w:rPr>
          <w:noProof/>
        </w:rPr>
        <w:t>B</w:t>
      </w:r>
    </w:p>
    <w:p w:rsidR="00234C46" w:rsidRDefault="00234C46">
      <w:pPr>
        <w:pStyle w:val="Index1"/>
        <w:tabs>
          <w:tab w:val="right" w:pos="2281"/>
        </w:tabs>
        <w:rPr>
          <w:noProof/>
        </w:rPr>
      </w:pPr>
      <w:r>
        <w:rPr>
          <w:noProof/>
        </w:rPr>
        <w:t>Browse pane, 4</w:t>
      </w:r>
    </w:p>
    <w:p w:rsidR="00234C46" w:rsidRDefault="00234C46">
      <w:pPr>
        <w:pStyle w:val="Index1"/>
        <w:tabs>
          <w:tab w:val="right" w:pos="2281"/>
        </w:tabs>
        <w:rPr>
          <w:noProof/>
        </w:rPr>
      </w:pPr>
      <w:r>
        <w:rPr>
          <w:noProof/>
        </w:rPr>
        <w:t>Browse vs edit panes, 3</w:t>
      </w:r>
    </w:p>
    <w:p w:rsidR="00234C46" w:rsidRDefault="00234C46">
      <w:pPr>
        <w:pStyle w:val="Index1"/>
        <w:tabs>
          <w:tab w:val="right" w:pos="2281"/>
        </w:tabs>
        <w:rPr>
          <w:noProof/>
        </w:rPr>
      </w:pPr>
      <w:r>
        <w:rPr>
          <w:noProof/>
        </w:rPr>
        <w:t>bulk edit, 21</w:t>
      </w:r>
    </w:p>
    <w:p w:rsidR="00234C46" w:rsidRDefault="00234C46">
      <w:pPr>
        <w:pStyle w:val="Index2"/>
        <w:tabs>
          <w:tab w:val="right" w:pos="2281"/>
        </w:tabs>
        <w:rPr>
          <w:noProof/>
        </w:rPr>
      </w:pPr>
      <w:r>
        <w:rPr>
          <w:noProof/>
        </w:rPr>
        <w:t>click copy, 23</w:t>
      </w:r>
    </w:p>
    <w:p w:rsidR="00234C46" w:rsidRDefault="00234C46">
      <w:pPr>
        <w:pStyle w:val="Index2"/>
        <w:tabs>
          <w:tab w:val="right" w:pos="2281"/>
        </w:tabs>
        <w:rPr>
          <w:noProof/>
        </w:rPr>
      </w:pPr>
      <w:r>
        <w:rPr>
          <w:noProof/>
        </w:rPr>
        <w:t>copy, 22</w:t>
      </w:r>
    </w:p>
    <w:p w:rsidR="00234C46" w:rsidRDefault="00234C46">
      <w:pPr>
        <w:pStyle w:val="Index2"/>
        <w:tabs>
          <w:tab w:val="right" w:pos="2281"/>
        </w:tabs>
        <w:rPr>
          <w:noProof/>
        </w:rPr>
      </w:pPr>
      <w:r>
        <w:rPr>
          <w:noProof/>
        </w:rPr>
        <w:t>list choice, 21</w:t>
      </w:r>
    </w:p>
    <w:p w:rsidR="00234C46" w:rsidRDefault="00234C46">
      <w:pPr>
        <w:pStyle w:val="Index2"/>
        <w:tabs>
          <w:tab w:val="right" w:pos="2281"/>
        </w:tabs>
        <w:rPr>
          <w:noProof/>
        </w:rPr>
      </w:pPr>
      <w:r>
        <w:rPr>
          <w:noProof/>
        </w:rPr>
        <w:t>process, 23</w:t>
      </w:r>
    </w:p>
    <w:p w:rsidR="00234C46" w:rsidRDefault="00234C46">
      <w:pPr>
        <w:pStyle w:val="IndexHeading"/>
        <w:keepNext/>
        <w:tabs>
          <w:tab w:val="right" w:pos="2281"/>
        </w:tabs>
        <w:rPr>
          <w:rFonts w:eastAsiaTheme="minorEastAsia" w:cstheme="minorBidi"/>
          <w:b w:val="0"/>
          <w:bCs w:val="0"/>
          <w:noProof/>
        </w:rPr>
      </w:pPr>
      <w:r>
        <w:rPr>
          <w:noProof/>
        </w:rPr>
        <w:t>C</w:t>
      </w:r>
    </w:p>
    <w:p w:rsidR="00234C46" w:rsidRDefault="00234C46">
      <w:pPr>
        <w:pStyle w:val="Index1"/>
        <w:tabs>
          <w:tab w:val="right" w:pos="2281"/>
        </w:tabs>
        <w:rPr>
          <w:noProof/>
        </w:rPr>
      </w:pPr>
      <w:r>
        <w:rPr>
          <w:noProof/>
        </w:rPr>
        <w:t>check spelling, 41</w:t>
      </w:r>
    </w:p>
    <w:p w:rsidR="00234C46" w:rsidRDefault="00234C46">
      <w:pPr>
        <w:pStyle w:val="Index1"/>
        <w:tabs>
          <w:tab w:val="right" w:pos="2281"/>
        </w:tabs>
        <w:rPr>
          <w:noProof/>
        </w:rPr>
      </w:pPr>
      <w:r>
        <w:rPr>
          <w:noProof/>
        </w:rPr>
        <w:t>concordance tools, 36</w:t>
      </w:r>
    </w:p>
    <w:p w:rsidR="00234C46" w:rsidRDefault="00234C46">
      <w:pPr>
        <w:pStyle w:val="Index1"/>
        <w:tabs>
          <w:tab w:val="right" w:pos="2281"/>
        </w:tabs>
        <w:rPr>
          <w:noProof/>
        </w:rPr>
      </w:pPr>
      <w:r>
        <w:rPr>
          <w:noProof/>
        </w:rPr>
        <w:t>configure dictionary, 14</w:t>
      </w:r>
    </w:p>
    <w:p w:rsidR="00234C46" w:rsidRDefault="00234C46">
      <w:pPr>
        <w:pStyle w:val="Index1"/>
        <w:tabs>
          <w:tab w:val="right" w:pos="2281"/>
        </w:tabs>
        <w:rPr>
          <w:noProof/>
        </w:rPr>
      </w:pPr>
      <w:r>
        <w:rPr>
          <w:noProof/>
        </w:rPr>
        <w:t>custom fields, 8</w:t>
      </w:r>
    </w:p>
    <w:p w:rsidR="00234C46" w:rsidRDefault="00234C46">
      <w:pPr>
        <w:pStyle w:val="Index1"/>
        <w:tabs>
          <w:tab w:val="right" w:pos="2281"/>
        </w:tabs>
        <w:rPr>
          <w:noProof/>
        </w:rPr>
      </w:pPr>
      <w:r>
        <w:rPr>
          <w:noProof/>
        </w:rPr>
        <w:t>customizing</w:t>
      </w:r>
    </w:p>
    <w:p w:rsidR="00234C46" w:rsidRDefault="00234C46">
      <w:pPr>
        <w:pStyle w:val="Index2"/>
        <w:tabs>
          <w:tab w:val="right" w:pos="2281"/>
        </w:tabs>
        <w:rPr>
          <w:noProof/>
        </w:rPr>
      </w:pPr>
      <w:r>
        <w:rPr>
          <w:noProof/>
        </w:rPr>
        <w:t>entry pane, 8</w:t>
      </w:r>
    </w:p>
    <w:p w:rsidR="00234C46" w:rsidRDefault="00234C46">
      <w:pPr>
        <w:pStyle w:val="Index2"/>
        <w:tabs>
          <w:tab w:val="right" w:pos="2281"/>
        </w:tabs>
        <w:rPr>
          <w:noProof/>
        </w:rPr>
      </w:pPr>
      <w:r>
        <w:rPr>
          <w:noProof/>
        </w:rPr>
        <w:t>fields that are hidden, 8</w:t>
      </w:r>
    </w:p>
    <w:p w:rsidR="00234C46" w:rsidRDefault="00234C46">
      <w:pPr>
        <w:pStyle w:val="Index1"/>
        <w:tabs>
          <w:tab w:val="right" w:pos="2281"/>
        </w:tabs>
        <w:rPr>
          <w:noProof/>
        </w:rPr>
      </w:pPr>
      <w:r>
        <w:rPr>
          <w:noProof/>
        </w:rPr>
        <w:t>Customizing, 4</w:t>
      </w:r>
    </w:p>
    <w:p w:rsidR="00234C46" w:rsidRDefault="00234C46">
      <w:pPr>
        <w:pStyle w:val="IndexHeading"/>
        <w:keepNext/>
        <w:tabs>
          <w:tab w:val="right" w:pos="2281"/>
        </w:tabs>
        <w:rPr>
          <w:rFonts w:eastAsiaTheme="minorEastAsia" w:cstheme="minorBidi"/>
          <w:b w:val="0"/>
          <w:bCs w:val="0"/>
          <w:noProof/>
        </w:rPr>
      </w:pPr>
      <w:r>
        <w:rPr>
          <w:noProof/>
        </w:rPr>
        <w:t>D</w:t>
      </w:r>
    </w:p>
    <w:p w:rsidR="00234C46" w:rsidRDefault="00234C46">
      <w:pPr>
        <w:pStyle w:val="Index1"/>
        <w:tabs>
          <w:tab w:val="right" w:pos="2281"/>
        </w:tabs>
        <w:rPr>
          <w:noProof/>
        </w:rPr>
      </w:pPr>
      <w:r>
        <w:rPr>
          <w:noProof/>
        </w:rPr>
        <w:t>derivational affix, 13</w:t>
      </w:r>
    </w:p>
    <w:p w:rsidR="00234C46" w:rsidRDefault="00234C46">
      <w:pPr>
        <w:pStyle w:val="Index1"/>
        <w:tabs>
          <w:tab w:val="right" w:pos="2281"/>
        </w:tabs>
        <w:rPr>
          <w:noProof/>
        </w:rPr>
      </w:pPr>
      <w:r>
        <w:rPr>
          <w:noProof/>
        </w:rPr>
        <w:t>derivative entry, 14</w:t>
      </w:r>
    </w:p>
    <w:p w:rsidR="00234C46" w:rsidRDefault="00234C46">
      <w:pPr>
        <w:pStyle w:val="Index1"/>
        <w:tabs>
          <w:tab w:val="right" w:pos="2281"/>
        </w:tabs>
        <w:rPr>
          <w:noProof/>
        </w:rPr>
      </w:pPr>
      <w:r>
        <w:rPr>
          <w:noProof/>
        </w:rPr>
        <w:t>discourse chart, 38</w:t>
      </w:r>
    </w:p>
    <w:p w:rsidR="00234C46" w:rsidRDefault="00234C46">
      <w:pPr>
        <w:pStyle w:val="IndexHeading"/>
        <w:keepNext/>
        <w:tabs>
          <w:tab w:val="right" w:pos="2281"/>
        </w:tabs>
        <w:rPr>
          <w:rFonts w:eastAsiaTheme="minorEastAsia" w:cstheme="minorBidi"/>
          <w:b w:val="0"/>
          <w:bCs w:val="0"/>
          <w:noProof/>
        </w:rPr>
      </w:pPr>
      <w:r>
        <w:rPr>
          <w:noProof/>
        </w:rPr>
        <w:t>F</w:t>
      </w:r>
    </w:p>
    <w:p w:rsidR="00234C46" w:rsidRDefault="00234C46">
      <w:pPr>
        <w:pStyle w:val="Index1"/>
        <w:tabs>
          <w:tab w:val="right" w:pos="2281"/>
        </w:tabs>
        <w:rPr>
          <w:noProof/>
        </w:rPr>
      </w:pPr>
      <w:r>
        <w:rPr>
          <w:noProof/>
        </w:rPr>
        <w:t>filter, 5</w:t>
      </w:r>
    </w:p>
    <w:p w:rsidR="00234C46" w:rsidRDefault="00234C46">
      <w:pPr>
        <w:pStyle w:val="Index2"/>
        <w:tabs>
          <w:tab w:val="right" w:pos="2281"/>
        </w:tabs>
        <w:rPr>
          <w:noProof/>
        </w:rPr>
      </w:pPr>
      <w:r>
        <w:rPr>
          <w:noProof/>
        </w:rPr>
        <w:t>examples, 5</w:t>
      </w:r>
    </w:p>
    <w:p w:rsidR="00234C46" w:rsidRDefault="00234C46">
      <w:pPr>
        <w:pStyle w:val="Index2"/>
        <w:tabs>
          <w:tab w:val="right" w:pos="2281"/>
        </w:tabs>
        <w:rPr>
          <w:noProof/>
        </w:rPr>
      </w:pPr>
      <w:r>
        <w:rPr>
          <w:noProof/>
        </w:rPr>
        <w:t>regular expressions, 6</w:t>
      </w:r>
    </w:p>
    <w:p w:rsidR="00234C46" w:rsidRDefault="00234C46">
      <w:pPr>
        <w:pStyle w:val="Index2"/>
        <w:tabs>
          <w:tab w:val="right" w:pos="2281"/>
        </w:tabs>
        <w:rPr>
          <w:noProof/>
        </w:rPr>
      </w:pPr>
      <w:r>
        <w:rPr>
          <w:noProof/>
        </w:rPr>
        <w:t>standard filters, 5</w:t>
      </w:r>
    </w:p>
    <w:p w:rsidR="00234C46" w:rsidRDefault="00234C46">
      <w:pPr>
        <w:pStyle w:val="Index2"/>
        <w:tabs>
          <w:tab w:val="right" w:pos="2281"/>
        </w:tabs>
        <w:rPr>
          <w:noProof/>
        </w:rPr>
      </w:pPr>
      <w:r>
        <w:rPr>
          <w:noProof/>
        </w:rPr>
        <w:t>turn off, 5</w:t>
      </w:r>
    </w:p>
    <w:p w:rsidR="00234C46" w:rsidRDefault="00234C46">
      <w:pPr>
        <w:pStyle w:val="Index1"/>
        <w:tabs>
          <w:tab w:val="right" w:pos="2281"/>
        </w:tabs>
        <w:rPr>
          <w:noProof/>
        </w:rPr>
      </w:pPr>
      <w:r>
        <w:rPr>
          <w:noProof/>
        </w:rPr>
        <w:t>find example sentence, 37</w:t>
      </w:r>
    </w:p>
    <w:p w:rsidR="00234C46" w:rsidRDefault="00234C46">
      <w:pPr>
        <w:pStyle w:val="Index1"/>
        <w:tabs>
          <w:tab w:val="right" w:pos="2281"/>
        </w:tabs>
        <w:rPr>
          <w:noProof/>
        </w:rPr>
      </w:pPr>
      <w:r>
        <w:rPr>
          <w:noProof/>
        </w:rPr>
        <w:t>finding an entry, 10</w:t>
      </w:r>
    </w:p>
    <w:p w:rsidR="00234C46" w:rsidRDefault="00234C46">
      <w:pPr>
        <w:pStyle w:val="IndexHeading"/>
        <w:keepNext/>
        <w:tabs>
          <w:tab w:val="right" w:pos="2281"/>
        </w:tabs>
        <w:rPr>
          <w:rFonts w:eastAsiaTheme="minorEastAsia" w:cstheme="minorBidi"/>
          <w:b w:val="0"/>
          <w:bCs w:val="0"/>
          <w:noProof/>
        </w:rPr>
      </w:pPr>
      <w:r>
        <w:rPr>
          <w:noProof/>
        </w:rPr>
        <w:t>G</w:t>
      </w:r>
    </w:p>
    <w:p w:rsidR="00234C46" w:rsidRDefault="00234C46">
      <w:pPr>
        <w:pStyle w:val="Index1"/>
        <w:tabs>
          <w:tab w:val="right" w:pos="2281"/>
        </w:tabs>
        <w:rPr>
          <w:noProof/>
        </w:rPr>
      </w:pPr>
      <w:r>
        <w:rPr>
          <w:noProof/>
        </w:rPr>
        <w:t>grammatical information, 17</w:t>
      </w:r>
    </w:p>
    <w:p w:rsidR="00234C46" w:rsidRDefault="00234C46">
      <w:pPr>
        <w:pStyle w:val="IndexHeading"/>
        <w:keepNext/>
        <w:tabs>
          <w:tab w:val="right" w:pos="2281"/>
        </w:tabs>
        <w:rPr>
          <w:rFonts w:eastAsiaTheme="minorEastAsia" w:cstheme="minorBidi"/>
          <w:b w:val="0"/>
          <w:bCs w:val="0"/>
          <w:noProof/>
        </w:rPr>
      </w:pPr>
      <w:r>
        <w:rPr>
          <w:noProof/>
        </w:rPr>
        <w:t>H</w:t>
      </w:r>
    </w:p>
    <w:p w:rsidR="00234C46" w:rsidRDefault="00234C46">
      <w:pPr>
        <w:pStyle w:val="Index1"/>
        <w:tabs>
          <w:tab w:val="right" w:pos="2281"/>
        </w:tabs>
        <w:rPr>
          <w:noProof/>
        </w:rPr>
      </w:pPr>
      <w:r>
        <w:rPr>
          <w:noProof/>
        </w:rPr>
        <w:t>help and training resources, 40</w:t>
      </w:r>
    </w:p>
    <w:p w:rsidR="00234C46" w:rsidRDefault="00234C46">
      <w:pPr>
        <w:pStyle w:val="Index1"/>
        <w:tabs>
          <w:tab w:val="right" w:pos="2281"/>
        </w:tabs>
        <w:rPr>
          <w:noProof/>
        </w:rPr>
      </w:pPr>
      <w:r>
        <w:rPr>
          <w:noProof/>
        </w:rPr>
        <w:t>hidden</w:t>
      </w:r>
    </w:p>
    <w:p w:rsidR="00234C46" w:rsidRDefault="00234C46">
      <w:pPr>
        <w:pStyle w:val="Index2"/>
        <w:tabs>
          <w:tab w:val="right" w:pos="2281"/>
        </w:tabs>
        <w:rPr>
          <w:noProof/>
        </w:rPr>
      </w:pPr>
      <w:r>
        <w:rPr>
          <w:noProof/>
        </w:rPr>
        <w:t>fields, 8</w:t>
      </w:r>
    </w:p>
    <w:p w:rsidR="00234C46" w:rsidRDefault="00234C46">
      <w:pPr>
        <w:pStyle w:val="Index1"/>
        <w:tabs>
          <w:tab w:val="right" w:pos="2281"/>
        </w:tabs>
        <w:rPr>
          <w:noProof/>
        </w:rPr>
      </w:pPr>
      <w:r>
        <w:rPr>
          <w:noProof/>
        </w:rPr>
        <w:t>homograph, 11</w:t>
      </w:r>
    </w:p>
    <w:p w:rsidR="00234C46" w:rsidRDefault="00234C46">
      <w:pPr>
        <w:pStyle w:val="IndexHeading"/>
        <w:keepNext/>
        <w:tabs>
          <w:tab w:val="right" w:pos="2281"/>
        </w:tabs>
        <w:rPr>
          <w:rFonts w:eastAsiaTheme="minorEastAsia" w:cstheme="minorBidi"/>
          <w:b w:val="0"/>
          <w:bCs w:val="0"/>
          <w:noProof/>
        </w:rPr>
      </w:pPr>
      <w:r>
        <w:rPr>
          <w:noProof/>
        </w:rPr>
        <w:t>I</w:t>
      </w:r>
    </w:p>
    <w:p w:rsidR="00234C46" w:rsidRDefault="00234C46">
      <w:pPr>
        <w:pStyle w:val="Index1"/>
        <w:tabs>
          <w:tab w:val="right" w:pos="2281"/>
        </w:tabs>
        <w:rPr>
          <w:noProof/>
        </w:rPr>
      </w:pPr>
      <w:r>
        <w:rPr>
          <w:noProof/>
        </w:rPr>
        <w:t>inflection features, 18</w:t>
      </w:r>
    </w:p>
    <w:p w:rsidR="00234C46" w:rsidRDefault="00234C46">
      <w:pPr>
        <w:pStyle w:val="Index1"/>
        <w:tabs>
          <w:tab w:val="right" w:pos="2281"/>
        </w:tabs>
        <w:rPr>
          <w:noProof/>
        </w:rPr>
      </w:pPr>
      <w:r>
        <w:rPr>
          <w:noProof/>
        </w:rPr>
        <w:t>interlinear texts, 25</w:t>
      </w:r>
    </w:p>
    <w:p w:rsidR="00234C46" w:rsidRDefault="00234C46">
      <w:pPr>
        <w:pStyle w:val="Index2"/>
        <w:tabs>
          <w:tab w:val="right" w:pos="2281"/>
        </w:tabs>
        <w:rPr>
          <w:noProof/>
        </w:rPr>
      </w:pPr>
      <w:r>
        <w:rPr>
          <w:noProof/>
        </w:rPr>
        <w:t>add a new text, 25</w:t>
      </w:r>
    </w:p>
    <w:p w:rsidR="00234C46" w:rsidRDefault="00234C46">
      <w:pPr>
        <w:pStyle w:val="Index2"/>
        <w:tabs>
          <w:tab w:val="right" w:pos="2281"/>
        </w:tabs>
        <w:rPr>
          <w:noProof/>
        </w:rPr>
      </w:pPr>
      <w:r>
        <w:rPr>
          <w:noProof/>
        </w:rPr>
        <w:t>add morphemes to the lexicon as needed, 27</w:t>
      </w:r>
    </w:p>
    <w:p w:rsidR="00234C46" w:rsidRDefault="00234C46">
      <w:pPr>
        <w:pStyle w:val="Index2"/>
        <w:tabs>
          <w:tab w:val="right" w:pos="2281"/>
        </w:tabs>
        <w:rPr>
          <w:noProof/>
        </w:rPr>
      </w:pPr>
      <w:r>
        <w:rPr>
          <w:noProof/>
        </w:rPr>
        <w:t>adding an allomorph, 28</w:t>
      </w:r>
    </w:p>
    <w:p w:rsidR="00234C46" w:rsidRDefault="00234C46">
      <w:pPr>
        <w:pStyle w:val="Index2"/>
        <w:tabs>
          <w:tab w:val="right" w:pos="2281"/>
        </w:tabs>
        <w:rPr>
          <w:noProof/>
        </w:rPr>
      </w:pPr>
      <w:r>
        <w:rPr>
          <w:noProof/>
        </w:rPr>
        <w:t>analyse a text, 25</w:t>
      </w:r>
    </w:p>
    <w:p w:rsidR="00234C46" w:rsidRDefault="00234C46">
      <w:pPr>
        <w:pStyle w:val="Index2"/>
        <w:tabs>
          <w:tab w:val="right" w:pos="2281"/>
        </w:tabs>
        <w:rPr>
          <w:noProof/>
        </w:rPr>
      </w:pPr>
      <w:r>
        <w:rPr>
          <w:noProof/>
        </w:rPr>
        <w:t>assigning analyses, 34</w:t>
      </w:r>
    </w:p>
    <w:p w:rsidR="00234C46" w:rsidRDefault="00234C46">
      <w:pPr>
        <w:pStyle w:val="Index2"/>
        <w:tabs>
          <w:tab w:val="right" w:pos="2281"/>
        </w:tabs>
        <w:rPr>
          <w:noProof/>
        </w:rPr>
      </w:pPr>
      <w:r>
        <w:rPr>
          <w:noProof/>
        </w:rPr>
        <w:t>break word into morphemes using the dialog, 27</w:t>
      </w:r>
    </w:p>
    <w:p w:rsidR="00234C46" w:rsidRDefault="00234C46">
      <w:pPr>
        <w:pStyle w:val="Index2"/>
        <w:tabs>
          <w:tab w:val="right" w:pos="2281"/>
        </w:tabs>
        <w:rPr>
          <w:noProof/>
        </w:rPr>
      </w:pPr>
      <w:r>
        <w:rPr>
          <w:noProof/>
        </w:rPr>
        <w:t>breaking words into morphemes, 26</w:t>
      </w:r>
    </w:p>
    <w:p w:rsidR="00234C46" w:rsidRDefault="00234C46">
      <w:pPr>
        <w:pStyle w:val="Index2"/>
        <w:tabs>
          <w:tab w:val="right" w:pos="2281"/>
        </w:tabs>
        <w:rPr>
          <w:noProof/>
        </w:rPr>
      </w:pPr>
      <w:r>
        <w:rPr>
          <w:noProof/>
        </w:rPr>
        <w:t>gloss tab, 30</w:t>
      </w:r>
    </w:p>
    <w:p w:rsidR="00234C46" w:rsidRDefault="00234C46">
      <w:pPr>
        <w:pStyle w:val="Index2"/>
        <w:tabs>
          <w:tab w:val="right" w:pos="2281"/>
        </w:tabs>
        <w:rPr>
          <w:noProof/>
        </w:rPr>
      </w:pPr>
      <w:r>
        <w:rPr>
          <w:noProof/>
        </w:rPr>
        <w:t>making a phrase, 29</w:t>
      </w:r>
    </w:p>
    <w:p w:rsidR="00234C46" w:rsidRDefault="00234C46">
      <w:pPr>
        <w:pStyle w:val="Index2"/>
        <w:tabs>
          <w:tab w:val="right" w:pos="2281"/>
        </w:tabs>
        <w:rPr>
          <w:noProof/>
        </w:rPr>
      </w:pPr>
      <w:r>
        <w:rPr>
          <w:noProof/>
        </w:rPr>
        <w:t>morphological parser, 31</w:t>
      </w:r>
    </w:p>
    <w:p w:rsidR="00234C46" w:rsidRDefault="00234C46">
      <w:pPr>
        <w:pStyle w:val="Index2"/>
        <w:tabs>
          <w:tab w:val="right" w:pos="2281"/>
        </w:tabs>
        <w:rPr>
          <w:noProof/>
        </w:rPr>
      </w:pPr>
      <w:r>
        <w:rPr>
          <w:noProof/>
        </w:rPr>
        <w:t>multiple matches (morphemes), 27</w:t>
      </w:r>
    </w:p>
    <w:p w:rsidR="00234C46" w:rsidRDefault="00234C46">
      <w:pPr>
        <w:pStyle w:val="Index2"/>
        <w:tabs>
          <w:tab w:val="right" w:pos="2281"/>
        </w:tabs>
        <w:rPr>
          <w:noProof/>
        </w:rPr>
      </w:pPr>
      <w:r>
        <w:rPr>
          <w:noProof/>
        </w:rPr>
        <w:t>previous analyses are suggested, 26</w:t>
      </w:r>
    </w:p>
    <w:p w:rsidR="00234C46" w:rsidRDefault="00234C46">
      <w:pPr>
        <w:pStyle w:val="Index1"/>
        <w:tabs>
          <w:tab w:val="right" w:pos="2281"/>
        </w:tabs>
        <w:rPr>
          <w:noProof/>
        </w:rPr>
      </w:pPr>
      <w:r>
        <w:rPr>
          <w:noProof/>
        </w:rPr>
        <w:t>irregular inflected form, 15</w:t>
      </w:r>
    </w:p>
    <w:p w:rsidR="00234C46" w:rsidRDefault="00234C46">
      <w:pPr>
        <w:pStyle w:val="IndexHeading"/>
        <w:keepNext/>
        <w:tabs>
          <w:tab w:val="right" w:pos="2281"/>
        </w:tabs>
        <w:rPr>
          <w:rFonts w:eastAsiaTheme="minorEastAsia" w:cstheme="minorBidi"/>
          <w:b w:val="0"/>
          <w:bCs w:val="0"/>
          <w:noProof/>
        </w:rPr>
      </w:pPr>
      <w:r>
        <w:rPr>
          <w:noProof/>
        </w:rPr>
        <w:t>J</w:t>
      </w:r>
    </w:p>
    <w:p w:rsidR="00234C46" w:rsidRDefault="00234C46">
      <w:pPr>
        <w:pStyle w:val="Index1"/>
        <w:tabs>
          <w:tab w:val="right" w:pos="2281"/>
        </w:tabs>
        <w:rPr>
          <w:noProof/>
        </w:rPr>
      </w:pPr>
      <w:r>
        <w:rPr>
          <w:noProof/>
        </w:rPr>
        <w:t>join words for single analysis, 29</w:t>
      </w:r>
    </w:p>
    <w:p w:rsidR="00234C46" w:rsidRDefault="00234C46">
      <w:pPr>
        <w:pStyle w:val="Index1"/>
        <w:tabs>
          <w:tab w:val="right" w:pos="2281"/>
        </w:tabs>
        <w:rPr>
          <w:noProof/>
        </w:rPr>
      </w:pPr>
      <w:r>
        <w:rPr>
          <w:noProof/>
        </w:rPr>
        <w:t>jump</w:t>
      </w:r>
    </w:p>
    <w:p w:rsidR="00234C46" w:rsidRDefault="00234C46">
      <w:pPr>
        <w:pStyle w:val="Index2"/>
        <w:tabs>
          <w:tab w:val="right" w:pos="2281"/>
        </w:tabs>
        <w:rPr>
          <w:noProof/>
        </w:rPr>
      </w:pPr>
      <w:r>
        <w:rPr>
          <w:noProof/>
        </w:rPr>
        <w:t>concordance, 36</w:t>
      </w:r>
    </w:p>
    <w:p w:rsidR="00234C46" w:rsidRDefault="00234C46">
      <w:pPr>
        <w:pStyle w:val="Index2"/>
        <w:tabs>
          <w:tab w:val="right" w:pos="2281"/>
        </w:tabs>
        <w:rPr>
          <w:noProof/>
        </w:rPr>
      </w:pPr>
      <w:r>
        <w:rPr>
          <w:noProof/>
        </w:rPr>
        <w:t>linked entry (derivative), 14</w:t>
      </w:r>
    </w:p>
    <w:p w:rsidR="00234C46" w:rsidRDefault="00234C46">
      <w:pPr>
        <w:pStyle w:val="Index2"/>
        <w:tabs>
          <w:tab w:val="right" w:pos="2281"/>
        </w:tabs>
        <w:rPr>
          <w:noProof/>
        </w:rPr>
      </w:pPr>
      <w:r>
        <w:rPr>
          <w:noProof/>
        </w:rPr>
        <w:t>linked entry (variant), 16</w:t>
      </w:r>
    </w:p>
    <w:p w:rsidR="00234C46" w:rsidRDefault="00234C46">
      <w:pPr>
        <w:pStyle w:val="IndexHeading"/>
        <w:keepNext/>
        <w:tabs>
          <w:tab w:val="right" w:pos="2281"/>
        </w:tabs>
        <w:rPr>
          <w:rFonts w:eastAsiaTheme="minorEastAsia" w:cstheme="minorBidi"/>
          <w:b w:val="0"/>
          <w:bCs w:val="0"/>
          <w:noProof/>
        </w:rPr>
      </w:pPr>
      <w:r>
        <w:rPr>
          <w:noProof/>
        </w:rPr>
        <w:t>L</w:t>
      </w:r>
    </w:p>
    <w:p w:rsidR="00234C46" w:rsidRDefault="00234C46">
      <w:pPr>
        <w:pStyle w:val="Index1"/>
        <w:tabs>
          <w:tab w:val="right" w:pos="2281"/>
        </w:tabs>
        <w:rPr>
          <w:noProof/>
        </w:rPr>
      </w:pPr>
      <w:r>
        <w:rPr>
          <w:noProof/>
        </w:rPr>
        <w:t>lexical relations, 19</w:t>
      </w:r>
    </w:p>
    <w:p w:rsidR="00234C46" w:rsidRDefault="00234C46">
      <w:pPr>
        <w:pStyle w:val="Index1"/>
        <w:tabs>
          <w:tab w:val="right" w:pos="2281"/>
        </w:tabs>
        <w:rPr>
          <w:noProof/>
        </w:rPr>
      </w:pPr>
      <w:r>
        <w:rPr>
          <w:noProof/>
        </w:rPr>
        <w:t>lexicon, 8</w:t>
      </w:r>
    </w:p>
    <w:p w:rsidR="00234C46" w:rsidRDefault="00234C46">
      <w:pPr>
        <w:pStyle w:val="Index2"/>
        <w:tabs>
          <w:tab w:val="right" w:pos="2281"/>
        </w:tabs>
        <w:rPr>
          <w:noProof/>
        </w:rPr>
      </w:pPr>
      <w:r>
        <w:rPr>
          <w:noProof/>
        </w:rPr>
        <w:t>adding an entry, 9</w:t>
      </w:r>
    </w:p>
    <w:p w:rsidR="00234C46" w:rsidRDefault="00234C46">
      <w:pPr>
        <w:pStyle w:val="Index2"/>
        <w:tabs>
          <w:tab w:val="right" w:pos="2281"/>
        </w:tabs>
        <w:rPr>
          <w:noProof/>
        </w:rPr>
      </w:pPr>
      <w:r>
        <w:rPr>
          <w:noProof/>
        </w:rPr>
        <w:t>adding an inflectional affix, 12</w:t>
      </w:r>
    </w:p>
    <w:p w:rsidR="00234C46" w:rsidRDefault="00234C46">
      <w:pPr>
        <w:pStyle w:val="Index2"/>
        <w:tabs>
          <w:tab w:val="right" w:pos="2281"/>
        </w:tabs>
        <w:rPr>
          <w:noProof/>
        </w:rPr>
      </w:pPr>
      <w:r>
        <w:rPr>
          <w:noProof/>
        </w:rPr>
        <w:t>adding entries for affixes, 12</w:t>
      </w:r>
    </w:p>
    <w:p w:rsidR="00234C46" w:rsidRDefault="00234C46">
      <w:pPr>
        <w:pStyle w:val="Index2"/>
        <w:tabs>
          <w:tab w:val="right" w:pos="2281"/>
        </w:tabs>
        <w:rPr>
          <w:noProof/>
        </w:rPr>
      </w:pPr>
      <w:r>
        <w:rPr>
          <w:noProof/>
        </w:rPr>
        <w:t>adding senses, 11</w:t>
      </w:r>
    </w:p>
    <w:p w:rsidR="00234C46" w:rsidRDefault="00234C46">
      <w:pPr>
        <w:pStyle w:val="Index2"/>
        <w:tabs>
          <w:tab w:val="right" w:pos="2281"/>
        </w:tabs>
        <w:rPr>
          <w:noProof/>
        </w:rPr>
      </w:pPr>
      <w:r>
        <w:rPr>
          <w:noProof/>
        </w:rPr>
        <w:t>finding an entry, 10</w:t>
      </w:r>
    </w:p>
    <w:p w:rsidR="00234C46" w:rsidRDefault="00234C46">
      <w:pPr>
        <w:pStyle w:val="Index2"/>
        <w:tabs>
          <w:tab w:val="right" w:pos="2281"/>
        </w:tabs>
        <w:rPr>
          <w:noProof/>
        </w:rPr>
      </w:pPr>
      <w:r>
        <w:rPr>
          <w:noProof/>
        </w:rPr>
        <w:t>if entry is not displayed, 10</w:t>
      </w:r>
    </w:p>
    <w:p w:rsidR="00234C46" w:rsidRDefault="00234C46">
      <w:pPr>
        <w:pStyle w:val="Index2"/>
        <w:tabs>
          <w:tab w:val="right" w:pos="2281"/>
        </w:tabs>
        <w:rPr>
          <w:noProof/>
        </w:rPr>
      </w:pPr>
      <w:r>
        <w:rPr>
          <w:noProof/>
        </w:rPr>
        <w:t>if the entry already exists, 9</w:t>
      </w:r>
    </w:p>
    <w:p w:rsidR="00234C46" w:rsidRDefault="00234C46">
      <w:pPr>
        <w:pStyle w:val="Index2"/>
        <w:tabs>
          <w:tab w:val="right" w:pos="2281"/>
        </w:tabs>
        <w:rPr>
          <w:noProof/>
        </w:rPr>
      </w:pPr>
      <w:r>
        <w:rPr>
          <w:noProof/>
        </w:rPr>
        <w:t>using the glossing assistant, 12</w:t>
      </w:r>
    </w:p>
    <w:p w:rsidR="00234C46" w:rsidRDefault="00234C46">
      <w:pPr>
        <w:pStyle w:val="IndexHeading"/>
        <w:keepNext/>
        <w:tabs>
          <w:tab w:val="right" w:pos="2281"/>
        </w:tabs>
        <w:rPr>
          <w:rFonts w:eastAsiaTheme="minorEastAsia" w:cstheme="minorBidi"/>
          <w:b w:val="0"/>
          <w:bCs w:val="0"/>
          <w:noProof/>
        </w:rPr>
      </w:pPr>
      <w:r>
        <w:rPr>
          <w:noProof/>
        </w:rPr>
        <w:t>M</w:t>
      </w:r>
    </w:p>
    <w:p w:rsidR="00234C46" w:rsidRDefault="00234C46">
      <w:pPr>
        <w:pStyle w:val="Index1"/>
        <w:tabs>
          <w:tab w:val="right" w:pos="2281"/>
        </w:tabs>
        <w:rPr>
          <w:noProof/>
        </w:rPr>
      </w:pPr>
      <w:r w:rsidRPr="000C4999">
        <w:rPr>
          <w:b/>
          <w:noProof/>
        </w:rPr>
        <w:t>make phrase</w:t>
      </w:r>
      <w:r>
        <w:rPr>
          <w:noProof/>
        </w:rPr>
        <w:t>, 29</w:t>
      </w:r>
    </w:p>
    <w:p w:rsidR="00234C46" w:rsidRDefault="00234C46">
      <w:pPr>
        <w:pStyle w:val="IndexHeading"/>
        <w:keepNext/>
        <w:tabs>
          <w:tab w:val="right" w:pos="2281"/>
        </w:tabs>
        <w:rPr>
          <w:rFonts w:eastAsiaTheme="minorEastAsia" w:cstheme="minorBidi"/>
          <w:b w:val="0"/>
          <w:bCs w:val="0"/>
          <w:noProof/>
        </w:rPr>
      </w:pPr>
      <w:r>
        <w:rPr>
          <w:noProof/>
        </w:rPr>
        <w:t>P</w:t>
      </w:r>
    </w:p>
    <w:p w:rsidR="00234C46" w:rsidRDefault="00234C46">
      <w:pPr>
        <w:pStyle w:val="Index1"/>
        <w:tabs>
          <w:tab w:val="right" w:pos="2281"/>
        </w:tabs>
        <w:rPr>
          <w:noProof/>
        </w:rPr>
      </w:pPr>
      <w:r>
        <w:rPr>
          <w:noProof/>
        </w:rPr>
        <w:t>parser</w:t>
      </w:r>
    </w:p>
    <w:p w:rsidR="00234C46" w:rsidRDefault="00234C46">
      <w:pPr>
        <w:pStyle w:val="Index2"/>
        <w:tabs>
          <w:tab w:val="right" w:pos="2281"/>
        </w:tabs>
        <w:rPr>
          <w:noProof/>
        </w:rPr>
      </w:pPr>
      <w:r>
        <w:rPr>
          <w:noProof/>
        </w:rPr>
        <w:t>approve analysis, 32</w:t>
      </w:r>
    </w:p>
    <w:p w:rsidR="00234C46" w:rsidRDefault="00234C46">
      <w:pPr>
        <w:pStyle w:val="Index2"/>
        <w:tabs>
          <w:tab w:val="right" w:pos="2281"/>
        </w:tabs>
        <w:rPr>
          <w:noProof/>
        </w:rPr>
      </w:pPr>
      <w:r>
        <w:rPr>
          <w:noProof/>
        </w:rPr>
        <w:t>start the parser, 31</w:t>
      </w:r>
    </w:p>
    <w:p w:rsidR="00234C46" w:rsidRDefault="00234C46">
      <w:pPr>
        <w:pStyle w:val="Index1"/>
        <w:tabs>
          <w:tab w:val="right" w:pos="2281"/>
        </w:tabs>
        <w:rPr>
          <w:noProof/>
        </w:rPr>
      </w:pPr>
      <w:r>
        <w:rPr>
          <w:noProof/>
        </w:rPr>
        <w:t>part of speech, 17</w:t>
      </w:r>
    </w:p>
    <w:p w:rsidR="00234C46" w:rsidRDefault="00234C46">
      <w:pPr>
        <w:pStyle w:val="IndexHeading"/>
        <w:keepNext/>
        <w:tabs>
          <w:tab w:val="right" w:pos="2281"/>
        </w:tabs>
        <w:rPr>
          <w:rFonts w:eastAsiaTheme="minorEastAsia" w:cstheme="minorBidi"/>
          <w:b w:val="0"/>
          <w:bCs w:val="0"/>
          <w:noProof/>
        </w:rPr>
      </w:pPr>
      <w:r>
        <w:rPr>
          <w:noProof/>
        </w:rPr>
        <w:t>R</w:t>
      </w:r>
    </w:p>
    <w:p w:rsidR="00234C46" w:rsidRDefault="00234C46">
      <w:pPr>
        <w:pStyle w:val="Index1"/>
        <w:tabs>
          <w:tab w:val="right" w:pos="2281"/>
        </w:tabs>
        <w:rPr>
          <w:noProof/>
        </w:rPr>
      </w:pPr>
      <w:r>
        <w:rPr>
          <w:noProof/>
        </w:rPr>
        <w:t>regular expressions, 6</w:t>
      </w:r>
    </w:p>
    <w:p w:rsidR="00234C46" w:rsidRDefault="00234C46">
      <w:pPr>
        <w:pStyle w:val="Index1"/>
        <w:tabs>
          <w:tab w:val="right" w:pos="2281"/>
        </w:tabs>
        <w:rPr>
          <w:noProof/>
        </w:rPr>
      </w:pPr>
      <w:r>
        <w:rPr>
          <w:noProof/>
        </w:rPr>
        <w:t>reorder columns, 4</w:t>
      </w:r>
    </w:p>
    <w:p w:rsidR="00234C46" w:rsidRDefault="00234C46">
      <w:pPr>
        <w:pStyle w:val="IndexHeading"/>
        <w:keepNext/>
        <w:tabs>
          <w:tab w:val="right" w:pos="2281"/>
        </w:tabs>
        <w:rPr>
          <w:rFonts w:eastAsiaTheme="minorEastAsia" w:cstheme="minorBidi"/>
          <w:b w:val="0"/>
          <w:bCs w:val="0"/>
          <w:noProof/>
        </w:rPr>
      </w:pPr>
      <w:r>
        <w:rPr>
          <w:noProof/>
        </w:rPr>
        <w:t>S</w:t>
      </w:r>
    </w:p>
    <w:p w:rsidR="00234C46" w:rsidRDefault="00234C46">
      <w:pPr>
        <w:pStyle w:val="Index1"/>
        <w:tabs>
          <w:tab w:val="right" w:pos="2281"/>
        </w:tabs>
        <w:rPr>
          <w:noProof/>
        </w:rPr>
      </w:pPr>
      <w:r>
        <w:rPr>
          <w:noProof/>
        </w:rPr>
        <w:t>semantic domains, 20</w:t>
      </w:r>
    </w:p>
    <w:p w:rsidR="00234C46" w:rsidRDefault="00234C46">
      <w:pPr>
        <w:pStyle w:val="Index1"/>
        <w:tabs>
          <w:tab w:val="right" w:pos="2281"/>
        </w:tabs>
        <w:rPr>
          <w:noProof/>
        </w:rPr>
      </w:pPr>
      <w:r>
        <w:rPr>
          <w:noProof/>
        </w:rPr>
        <w:t>sort</w:t>
      </w:r>
    </w:p>
    <w:p w:rsidR="00234C46" w:rsidRDefault="00234C46">
      <w:pPr>
        <w:pStyle w:val="Index2"/>
        <w:tabs>
          <w:tab w:val="right" w:pos="2281"/>
        </w:tabs>
        <w:rPr>
          <w:noProof/>
        </w:rPr>
      </w:pPr>
      <w:r>
        <w:rPr>
          <w:noProof/>
        </w:rPr>
        <w:t>browse view, 7</w:t>
      </w:r>
    </w:p>
    <w:p w:rsidR="00234C46" w:rsidRDefault="00234C46">
      <w:pPr>
        <w:pStyle w:val="Index2"/>
        <w:tabs>
          <w:tab w:val="right" w:pos="2281"/>
        </w:tabs>
        <w:rPr>
          <w:noProof/>
        </w:rPr>
      </w:pPr>
      <w:r>
        <w:rPr>
          <w:noProof/>
        </w:rPr>
        <w:t>primary sort, 7</w:t>
      </w:r>
    </w:p>
    <w:p w:rsidR="00234C46" w:rsidRDefault="00234C46">
      <w:pPr>
        <w:pStyle w:val="Index2"/>
        <w:tabs>
          <w:tab w:val="right" w:pos="2281"/>
        </w:tabs>
        <w:rPr>
          <w:noProof/>
        </w:rPr>
      </w:pPr>
      <w:r>
        <w:rPr>
          <w:noProof/>
        </w:rPr>
        <w:t>repeated fields, 7</w:t>
      </w:r>
    </w:p>
    <w:p w:rsidR="00234C46" w:rsidRDefault="00234C46">
      <w:pPr>
        <w:pStyle w:val="Index2"/>
        <w:tabs>
          <w:tab w:val="right" w:pos="2281"/>
        </w:tabs>
        <w:rPr>
          <w:noProof/>
        </w:rPr>
      </w:pPr>
      <w:r>
        <w:rPr>
          <w:noProof/>
        </w:rPr>
        <w:t>secondary sort, 7</w:t>
      </w:r>
    </w:p>
    <w:p w:rsidR="00234C46" w:rsidRDefault="00234C46">
      <w:pPr>
        <w:pStyle w:val="Index2"/>
        <w:tabs>
          <w:tab w:val="right" w:pos="2281"/>
        </w:tabs>
        <w:rPr>
          <w:noProof/>
        </w:rPr>
      </w:pPr>
      <w:r>
        <w:rPr>
          <w:noProof/>
        </w:rPr>
        <w:t>sorting from end, 7</w:t>
      </w:r>
    </w:p>
    <w:p w:rsidR="00234C46" w:rsidRDefault="00234C46">
      <w:pPr>
        <w:pStyle w:val="Index1"/>
        <w:tabs>
          <w:tab w:val="right" w:pos="2281"/>
        </w:tabs>
        <w:rPr>
          <w:noProof/>
        </w:rPr>
      </w:pPr>
      <w:r>
        <w:rPr>
          <w:noProof/>
        </w:rPr>
        <w:t>spelling, 41</w:t>
      </w:r>
    </w:p>
    <w:p w:rsidR="00234C46" w:rsidRDefault="00234C46">
      <w:pPr>
        <w:pStyle w:val="Index2"/>
        <w:tabs>
          <w:tab w:val="right" w:pos="2281"/>
        </w:tabs>
        <w:rPr>
          <w:noProof/>
        </w:rPr>
      </w:pPr>
      <w:r>
        <w:rPr>
          <w:noProof/>
        </w:rPr>
        <w:t>bulk edit spelling status, 42</w:t>
      </w:r>
    </w:p>
    <w:p w:rsidR="00234C46" w:rsidRDefault="00234C46">
      <w:pPr>
        <w:pStyle w:val="Index2"/>
        <w:tabs>
          <w:tab w:val="right" w:pos="2281"/>
        </w:tabs>
        <w:rPr>
          <w:noProof/>
        </w:rPr>
      </w:pPr>
      <w:r>
        <w:rPr>
          <w:noProof/>
        </w:rPr>
        <w:t>correct misspelled words, 41</w:t>
      </w:r>
    </w:p>
    <w:p w:rsidR="00234C46" w:rsidRDefault="00234C46">
      <w:pPr>
        <w:pStyle w:val="Index2"/>
        <w:tabs>
          <w:tab w:val="right" w:pos="2281"/>
        </w:tabs>
        <w:rPr>
          <w:noProof/>
        </w:rPr>
      </w:pPr>
      <w:r>
        <w:rPr>
          <w:noProof/>
        </w:rPr>
        <w:t>filter for misspelled words, 41</w:t>
      </w:r>
    </w:p>
    <w:p w:rsidR="00234C46" w:rsidRDefault="00234C46">
      <w:pPr>
        <w:pStyle w:val="Index2"/>
        <w:tabs>
          <w:tab w:val="right" w:pos="2281"/>
        </w:tabs>
        <w:rPr>
          <w:noProof/>
        </w:rPr>
      </w:pPr>
      <w:r>
        <w:rPr>
          <w:noProof/>
        </w:rPr>
        <w:t>install spell check dictionary, 41</w:t>
      </w:r>
    </w:p>
    <w:p w:rsidR="00234C46" w:rsidRDefault="00234C46">
      <w:pPr>
        <w:pStyle w:val="Index2"/>
        <w:tabs>
          <w:tab w:val="right" w:pos="2281"/>
        </w:tabs>
        <w:rPr>
          <w:noProof/>
        </w:rPr>
      </w:pPr>
      <w:r>
        <w:rPr>
          <w:noProof/>
        </w:rPr>
        <w:t>minority languages, 41</w:t>
      </w:r>
    </w:p>
    <w:p w:rsidR="00234C46" w:rsidRDefault="00234C46">
      <w:pPr>
        <w:pStyle w:val="Index2"/>
        <w:tabs>
          <w:tab w:val="right" w:pos="2281"/>
        </w:tabs>
        <w:rPr>
          <w:noProof/>
        </w:rPr>
      </w:pPr>
      <w:r>
        <w:rPr>
          <w:noProof/>
        </w:rPr>
        <w:t>populate spelling dictionary, 42</w:t>
      </w:r>
    </w:p>
    <w:p w:rsidR="00234C46" w:rsidRDefault="00234C46">
      <w:pPr>
        <w:pStyle w:val="Index1"/>
        <w:tabs>
          <w:tab w:val="right" w:pos="2281"/>
        </w:tabs>
        <w:rPr>
          <w:noProof/>
        </w:rPr>
      </w:pPr>
      <w:r>
        <w:rPr>
          <w:noProof/>
        </w:rPr>
        <w:t>split a phrase, 29</w:t>
      </w:r>
    </w:p>
    <w:p w:rsidR="00234C46" w:rsidRDefault="00234C46">
      <w:pPr>
        <w:pStyle w:val="Index1"/>
        <w:tabs>
          <w:tab w:val="right" w:pos="2281"/>
        </w:tabs>
        <w:rPr>
          <w:noProof/>
        </w:rPr>
      </w:pPr>
      <w:r>
        <w:rPr>
          <w:noProof/>
        </w:rPr>
        <w:t>subentry, 14</w:t>
      </w:r>
    </w:p>
    <w:p w:rsidR="00234C46" w:rsidRDefault="00234C46">
      <w:pPr>
        <w:pStyle w:val="Index1"/>
        <w:tabs>
          <w:tab w:val="right" w:pos="2281"/>
        </w:tabs>
        <w:rPr>
          <w:noProof/>
        </w:rPr>
      </w:pPr>
      <w:r>
        <w:rPr>
          <w:noProof/>
        </w:rPr>
        <w:t>summary definition, 16</w:t>
      </w:r>
    </w:p>
    <w:p w:rsidR="00234C46" w:rsidRDefault="00234C46">
      <w:pPr>
        <w:pStyle w:val="IndexHeading"/>
        <w:keepNext/>
        <w:tabs>
          <w:tab w:val="right" w:pos="2281"/>
        </w:tabs>
        <w:rPr>
          <w:rFonts w:eastAsiaTheme="minorEastAsia" w:cstheme="minorBidi"/>
          <w:b w:val="0"/>
          <w:bCs w:val="0"/>
          <w:noProof/>
        </w:rPr>
      </w:pPr>
      <w:r>
        <w:rPr>
          <w:noProof/>
        </w:rPr>
        <w:t>T</w:t>
      </w:r>
    </w:p>
    <w:p w:rsidR="00234C46" w:rsidRDefault="00234C46">
      <w:pPr>
        <w:pStyle w:val="Index1"/>
        <w:tabs>
          <w:tab w:val="right" w:pos="2281"/>
        </w:tabs>
        <w:rPr>
          <w:noProof/>
        </w:rPr>
      </w:pPr>
      <w:r>
        <w:rPr>
          <w:noProof/>
        </w:rPr>
        <w:t>template</w:t>
      </w:r>
    </w:p>
    <w:p w:rsidR="00234C46" w:rsidRDefault="00234C46">
      <w:pPr>
        <w:pStyle w:val="Index2"/>
        <w:tabs>
          <w:tab w:val="right" w:pos="2281"/>
        </w:tabs>
        <w:rPr>
          <w:noProof/>
        </w:rPr>
      </w:pPr>
      <w:r>
        <w:rPr>
          <w:noProof/>
        </w:rPr>
        <w:t>adding an inflectional template, 35</w:t>
      </w:r>
    </w:p>
    <w:p w:rsidR="00234C46" w:rsidRDefault="00234C46">
      <w:pPr>
        <w:pStyle w:val="Index1"/>
        <w:tabs>
          <w:tab w:val="right" w:pos="2281"/>
        </w:tabs>
        <w:rPr>
          <w:noProof/>
        </w:rPr>
      </w:pPr>
      <w:r>
        <w:rPr>
          <w:noProof/>
        </w:rPr>
        <w:t>text chart, 38</w:t>
      </w:r>
    </w:p>
    <w:p w:rsidR="00234C46" w:rsidRDefault="00234C46">
      <w:pPr>
        <w:pStyle w:val="Index2"/>
        <w:tabs>
          <w:tab w:val="right" w:pos="2281"/>
        </w:tabs>
        <w:rPr>
          <w:noProof/>
        </w:rPr>
      </w:pPr>
      <w:r>
        <w:rPr>
          <w:noProof/>
        </w:rPr>
        <w:t>add new row to chart, 38</w:t>
      </w:r>
    </w:p>
    <w:p w:rsidR="00234C46" w:rsidRDefault="00234C46">
      <w:pPr>
        <w:pStyle w:val="Index2"/>
        <w:tabs>
          <w:tab w:val="right" w:pos="2281"/>
        </w:tabs>
        <w:rPr>
          <w:noProof/>
        </w:rPr>
      </w:pPr>
      <w:r>
        <w:rPr>
          <w:noProof/>
        </w:rPr>
        <w:t>add words to chart, 38</w:t>
      </w:r>
    </w:p>
    <w:p w:rsidR="00234C46" w:rsidRDefault="00234C46">
      <w:pPr>
        <w:pStyle w:val="Index2"/>
        <w:tabs>
          <w:tab w:val="right" w:pos="2281"/>
        </w:tabs>
        <w:rPr>
          <w:noProof/>
        </w:rPr>
      </w:pPr>
      <w:r>
        <w:rPr>
          <w:noProof/>
        </w:rPr>
        <w:t>changing chart headings and built-in markers, 39</w:t>
      </w:r>
    </w:p>
    <w:p w:rsidR="00234C46" w:rsidRDefault="00234C46">
      <w:pPr>
        <w:pStyle w:val="Index2"/>
        <w:tabs>
          <w:tab w:val="right" w:pos="2281"/>
        </w:tabs>
        <w:rPr>
          <w:noProof/>
        </w:rPr>
      </w:pPr>
      <w:r>
        <w:rPr>
          <w:noProof/>
        </w:rPr>
        <w:t>designate where the sentence breaks come, 39</w:t>
      </w:r>
    </w:p>
    <w:p w:rsidR="00234C46" w:rsidRDefault="00234C46">
      <w:pPr>
        <w:pStyle w:val="Index2"/>
        <w:tabs>
          <w:tab w:val="right" w:pos="2281"/>
        </w:tabs>
        <w:rPr>
          <w:noProof/>
        </w:rPr>
      </w:pPr>
      <w:r>
        <w:rPr>
          <w:noProof/>
        </w:rPr>
        <w:t>mark a speech clause, 38</w:t>
      </w:r>
    </w:p>
    <w:p w:rsidR="00234C46" w:rsidRDefault="00234C46">
      <w:pPr>
        <w:pStyle w:val="Index2"/>
        <w:tabs>
          <w:tab w:val="right" w:pos="2281"/>
        </w:tabs>
        <w:rPr>
          <w:noProof/>
        </w:rPr>
      </w:pPr>
      <w:r>
        <w:rPr>
          <w:noProof/>
        </w:rPr>
        <w:t>mark item is not in usual place, 38</w:t>
      </w:r>
    </w:p>
    <w:p w:rsidR="00234C46" w:rsidRDefault="00234C46">
      <w:pPr>
        <w:pStyle w:val="Index2"/>
        <w:tabs>
          <w:tab w:val="right" w:pos="2281"/>
        </w:tabs>
        <w:rPr>
          <w:noProof/>
        </w:rPr>
      </w:pPr>
      <w:r>
        <w:rPr>
          <w:noProof/>
        </w:rPr>
        <w:t>move contents of cell, 38</w:t>
      </w:r>
    </w:p>
    <w:p w:rsidR="00234C46" w:rsidRDefault="00234C46">
      <w:pPr>
        <w:pStyle w:val="Index1"/>
        <w:tabs>
          <w:tab w:val="right" w:pos="2281"/>
        </w:tabs>
        <w:rPr>
          <w:noProof/>
        </w:rPr>
      </w:pPr>
      <w:r>
        <w:rPr>
          <w:noProof/>
        </w:rPr>
        <w:t>turn off filter, 5</w:t>
      </w:r>
    </w:p>
    <w:p w:rsidR="00234C46" w:rsidRDefault="00234C46">
      <w:pPr>
        <w:pStyle w:val="IndexHeading"/>
        <w:keepNext/>
        <w:tabs>
          <w:tab w:val="right" w:pos="2281"/>
        </w:tabs>
        <w:rPr>
          <w:rFonts w:eastAsiaTheme="minorEastAsia" w:cstheme="minorBidi"/>
          <w:b w:val="0"/>
          <w:bCs w:val="0"/>
          <w:noProof/>
        </w:rPr>
      </w:pPr>
      <w:r>
        <w:rPr>
          <w:noProof/>
        </w:rPr>
        <w:t>V</w:t>
      </w:r>
    </w:p>
    <w:p w:rsidR="00234C46" w:rsidRDefault="00234C46">
      <w:pPr>
        <w:pStyle w:val="Index1"/>
        <w:tabs>
          <w:tab w:val="right" w:pos="2281"/>
        </w:tabs>
        <w:rPr>
          <w:noProof/>
        </w:rPr>
      </w:pPr>
      <w:r>
        <w:rPr>
          <w:noProof/>
        </w:rPr>
        <w:t>variant, 15</w:t>
      </w:r>
    </w:p>
    <w:p w:rsidR="00234C46" w:rsidRDefault="00234C46">
      <w:pPr>
        <w:pStyle w:val="Index1"/>
        <w:tabs>
          <w:tab w:val="right" w:pos="2281"/>
        </w:tabs>
        <w:rPr>
          <w:noProof/>
        </w:rPr>
      </w:pPr>
      <w:r>
        <w:rPr>
          <w:noProof/>
        </w:rPr>
        <w:t>variant condition, 16</w:t>
      </w:r>
    </w:p>
    <w:p w:rsidR="00234C46" w:rsidRDefault="00234C46">
      <w:pPr>
        <w:pStyle w:val="IndexHeading"/>
        <w:keepNext/>
        <w:tabs>
          <w:tab w:val="right" w:pos="2281"/>
        </w:tabs>
        <w:rPr>
          <w:rFonts w:eastAsiaTheme="minorEastAsia" w:cstheme="minorBidi"/>
          <w:b w:val="0"/>
          <w:bCs w:val="0"/>
          <w:noProof/>
        </w:rPr>
      </w:pPr>
      <w:r>
        <w:rPr>
          <w:noProof/>
        </w:rPr>
        <w:t>W</w:t>
      </w:r>
    </w:p>
    <w:p w:rsidR="00234C46" w:rsidRDefault="00234C46">
      <w:pPr>
        <w:pStyle w:val="Index1"/>
        <w:tabs>
          <w:tab w:val="right" w:pos="2281"/>
        </w:tabs>
        <w:rPr>
          <w:noProof/>
        </w:rPr>
      </w:pPr>
      <w:r>
        <w:rPr>
          <w:noProof/>
        </w:rPr>
        <w:t>words analyses view, 32</w:t>
      </w:r>
    </w:p>
    <w:p w:rsidR="00234C46" w:rsidRDefault="00234C46" w:rsidP="00BF2E2E">
      <w:pPr>
        <w:rPr>
          <w:noProof/>
        </w:rPr>
        <w:sectPr w:rsidR="00234C46" w:rsidSect="00234C46">
          <w:type w:val="continuous"/>
          <w:pgSz w:w="11907" w:h="16840" w:code="9"/>
          <w:pgMar w:top="1440" w:right="1797" w:bottom="1440" w:left="1797" w:header="709" w:footer="709" w:gutter="0"/>
          <w:cols w:num="3" w:space="720"/>
          <w:docGrid w:linePitch="360"/>
        </w:sectPr>
      </w:pPr>
    </w:p>
    <w:p w:rsidR="00BB5B49" w:rsidRPr="00BF2E2E" w:rsidRDefault="00B22A87" w:rsidP="00BF2E2E">
      <w:r>
        <w:fldChar w:fldCharType="end"/>
      </w:r>
    </w:p>
    <w:sectPr w:rsidR="00BB5B49" w:rsidRPr="00BF2E2E" w:rsidSect="00234C46">
      <w:type w:val="continuous"/>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30D" w:rsidRDefault="001E330D" w:rsidP="00AD7B9A">
      <w:r>
        <w:separator/>
      </w:r>
    </w:p>
  </w:endnote>
  <w:endnote w:type="continuationSeparator" w:id="0">
    <w:p w:rsidR="001E330D" w:rsidRDefault="001E330D" w:rsidP="00AD7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41CA" w:rsidRPr="002F3AD7" w:rsidRDefault="001E330D">
    <w:pPr>
      <w:pStyle w:val="Footer"/>
      <w:rPr>
        <w:sz w:val="18"/>
      </w:rPr>
    </w:pPr>
    <w:r>
      <w:fldChar w:fldCharType="begin"/>
    </w:r>
    <w:r>
      <w:instrText xml:space="preserve"> FILENAME  \* Lower  \* MERGEFORMAT </w:instrText>
    </w:r>
    <w:r>
      <w:fldChar w:fldCharType="separate"/>
    </w:r>
    <w:r w:rsidR="00C541CA" w:rsidRPr="00612D4C">
      <w:rPr>
        <w:noProof/>
        <w:sz w:val="18"/>
      </w:rPr>
      <w:t>flex demo movies quick guide - with index entries.docx</w:t>
    </w:r>
    <w:r>
      <w:rPr>
        <w:noProof/>
        <w:sz w:val="18"/>
      </w:rPr>
      <w:fldChar w:fldCharType="end"/>
    </w:r>
    <w:r w:rsidR="00C541CA" w:rsidRPr="002F3AD7">
      <w:rPr>
        <w:sz w:val="18"/>
      </w:rPr>
      <w:tab/>
    </w:r>
    <w:r w:rsidR="00C541CA">
      <w:rPr>
        <w:sz w:val="18"/>
      </w:rPr>
      <w:t xml:space="preserve">  </w:t>
    </w:r>
    <w:r w:rsidR="00C541CA" w:rsidRPr="002F3AD7">
      <w:rPr>
        <w:sz w:val="18"/>
      </w:rPr>
      <w:fldChar w:fldCharType="begin"/>
    </w:r>
    <w:r w:rsidR="00C541CA" w:rsidRPr="002F3AD7">
      <w:rPr>
        <w:sz w:val="18"/>
      </w:rPr>
      <w:instrText xml:space="preserve"> DATE  \@ "d-MMM-yy"  \* MERGEFORMAT </w:instrText>
    </w:r>
    <w:r w:rsidR="00C541CA" w:rsidRPr="002F3AD7">
      <w:rPr>
        <w:sz w:val="18"/>
      </w:rPr>
      <w:fldChar w:fldCharType="separate"/>
    </w:r>
    <w:r w:rsidR="00500ED7">
      <w:rPr>
        <w:noProof/>
        <w:sz w:val="18"/>
      </w:rPr>
      <w:t>24-Jul-22</w:t>
    </w:r>
    <w:r w:rsidR="00C541CA" w:rsidRPr="002F3AD7">
      <w:rPr>
        <w:sz w:val="18"/>
      </w:rPr>
      <w:fldChar w:fldCharType="end"/>
    </w:r>
    <w:r w:rsidR="00C541CA" w:rsidRPr="002F3AD7">
      <w:rPr>
        <w:sz w:val="18"/>
      </w:rPr>
      <w:t xml:space="preserve"> Version 1</w:t>
    </w:r>
    <w:r w:rsidR="00C541CA" w:rsidRPr="002F3AD7">
      <w:rPr>
        <w:sz w:val="18"/>
      </w:rPr>
      <w:tab/>
    </w:r>
    <w:r w:rsidR="00C541CA" w:rsidRPr="002F3AD7">
      <w:rPr>
        <w:sz w:val="18"/>
      </w:rPr>
      <w:fldChar w:fldCharType="begin"/>
    </w:r>
    <w:r w:rsidR="00C541CA" w:rsidRPr="002F3AD7">
      <w:rPr>
        <w:sz w:val="18"/>
      </w:rPr>
      <w:instrText xml:space="preserve"> PAGE   \* MERGEFORMAT </w:instrText>
    </w:r>
    <w:r w:rsidR="00C541CA" w:rsidRPr="002F3AD7">
      <w:rPr>
        <w:sz w:val="18"/>
      </w:rPr>
      <w:fldChar w:fldCharType="separate"/>
    </w:r>
    <w:r w:rsidR="00500ED7">
      <w:rPr>
        <w:noProof/>
        <w:sz w:val="18"/>
      </w:rPr>
      <w:t>11</w:t>
    </w:r>
    <w:r w:rsidR="00C541CA" w:rsidRPr="002F3AD7">
      <w:rPr>
        <w:sz w:val="18"/>
      </w:rPr>
      <w:fldChar w:fldCharType="end"/>
    </w:r>
  </w:p>
  <w:p w:rsidR="00C541CA" w:rsidRDefault="00C541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30D" w:rsidRDefault="001E330D" w:rsidP="00AD7B9A">
      <w:r>
        <w:separator/>
      </w:r>
    </w:p>
  </w:footnote>
  <w:footnote w:type="continuationSeparator" w:id="0">
    <w:p w:rsidR="001E330D" w:rsidRDefault="001E330D" w:rsidP="00AD7B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1B0E6D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87D750E"/>
    <w:multiLevelType w:val="hybridMultilevel"/>
    <w:tmpl w:val="DAA43D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YwMzMxMTS3MDK0sDBX0lEKTi0uzszPAykwrAUAELjq5ywAAAA="/>
  </w:docVars>
  <w:rsids>
    <w:rsidRoot w:val="005F1CCF"/>
    <w:rsid w:val="00002652"/>
    <w:rsid w:val="000044D4"/>
    <w:rsid w:val="00012D75"/>
    <w:rsid w:val="0004440F"/>
    <w:rsid w:val="000452F0"/>
    <w:rsid w:val="00054A19"/>
    <w:rsid w:val="000647BE"/>
    <w:rsid w:val="000647F5"/>
    <w:rsid w:val="00097642"/>
    <w:rsid w:val="000A2447"/>
    <w:rsid w:val="000B0FF8"/>
    <w:rsid w:val="00175F13"/>
    <w:rsid w:val="00193903"/>
    <w:rsid w:val="001A5850"/>
    <w:rsid w:val="001A6659"/>
    <w:rsid w:val="001B0224"/>
    <w:rsid w:val="001B0D4F"/>
    <w:rsid w:val="001B1EC1"/>
    <w:rsid w:val="001E330D"/>
    <w:rsid w:val="001F3A8F"/>
    <w:rsid w:val="00205F8A"/>
    <w:rsid w:val="002178AA"/>
    <w:rsid w:val="00222735"/>
    <w:rsid w:val="00234C46"/>
    <w:rsid w:val="002909F0"/>
    <w:rsid w:val="0029697A"/>
    <w:rsid w:val="002A0531"/>
    <w:rsid w:val="002C1123"/>
    <w:rsid w:val="002F109E"/>
    <w:rsid w:val="002F3AD7"/>
    <w:rsid w:val="00302C82"/>
    <w:rsid w:val="00310702"/>
    <w:rsid w:val="00330046"/>
    <w:rsid w:val="003341B8"/>
    <w:rsid w:val="00345153"/>
    <w:rsid w:val="00360B85"/>
    <w:rsid w:val="003711E7"/>
    <w:rsid w:val="0039092D"/>
    <w:rsid w:val="003B19A1"/>
    <w:rsid w:val="003B4A47"/>
    <w:rsid w:val="003C1828"/>
    <w:rsid w:val="003D2BF1"/>
    <w:rsid w:val="003F0615"/>
    <w:rsid w:val="003F6EC3"/>
    <w:rsid w:val="00457E63"/>
    <w:rsid w:val="00474EEB"/>
    <w:rsid w:val="004A6A06"/>
    <w:rsid w:val="004B38C1"/>
    <w:rsid w:val="004B491C"/>
    <w:rsid w:val="004B5A65"/>
    <w:rsid w:val="004B6B56"/>
    <w:rsid w:val="004E563A"/>
    <w:rsid w:val="004F0EE5"/>
    <w:rsid w:val="00500ED7"/>
    <w:rsid w:val="00514D78"/>
    <w:rsid w:val="00525B57"/>
    <w:rsid w:val="0053395D"/>
    <w:rsid w:val="005778B1"/>
    <w:rsid w:val="00587912"/>
    <w:rsid w:val="00591BD0"/>
    <w:rsid w:val="00594CA7"/>
    <w:rsid w:val="005A1789"/>
    <w:rsid w:val="005C40AB"/>
    <w:rsid w:val="005D3400"/>
    <w:rsid w:val="005D6D11"/>
    <w:rsid w:val="005E00CD"/>
    <w:rsid w:val="005E4B5A"/>
    <w:rsid w:val="005F1CCF"/>
    <w:rsid w:val="005F6D83"/>
    <w:rsid w:val="00600772"/>
    <w:rsid w:val="00612D4C"/>
    <w:rsid w:val="00623405"/>
    <w:rsid w:val="00644360"/>
    <w:rsid w:val="00647C35"/>
    <w:rsid w:val="00653E62"/>
    <w:rsid w:val="00670627"/>
    <w:rsid w:val="0067549F"/>
    <w:rsid w:val="006834D6"/>
    <w:rsid w:val="00685D61"/>
    <w:rsid w:val="00686754"/>
    <w:rsid w:val="0069244D"/>
    <w:rsid w:val="00695C7C"/>
    <w:rsid w:val="006B1D2C"/>
    <w:rsid w:val="006D057A"/>
    <w:rsid w:val="006E6392"/>
    <w:rsid w:val="006F7DD9"/>
    <w:rsid w:val="0071655E"/>
    <w:rsid w:val="00717875"/>
    <w:rsid w:val="0072772E"/>
    <w:rsid w:val="00746AE1"/>
    <w:rsid w:val="00795A97"/>
    <w:rsid w:val="007A2D16"/>
    <w:rsid w:val="007A46BE"/>
    <w:rsid w:val="007A51BA"/>
    <w:rsid w:val="007B7903"/>
    <w:rsid w:val="007C4D7B"/>
    <w:rsid w:val="007D43A6"/>
    <w:rsid w:val="00804F5B"/>
    <w:rsid w:val="008054DD"/>
    <w:rsid w:val="00814C7E"/>
    <w:rsid w:val="0082251D"/>
    <w:rsid w:val="0082710A"/>
    <w:rsid w:val="00832E98"/>
    <w:rsid w:val="00855423"/>
    <w:rsid w:val="00862377"/>
    <w:rsid w:val="008966C8"/>
    <w:rsid w:val="008B5B5C"/>
    <w:rsid w:val="008C77BE"/>
    <w:rsid w:val="008F438F"/>
    <w:rsid w:val="00916F11"/>
    <w:rsid w:val="00932FDD"/>
    <w:rsid w:val="00940A52"/>
    <w:rsid w:val="00950332"/>
    <w:rsid w:val="00955444"/>
    <w:rsid w:val="0097245C"/>
    <w:rsid w:val="00972E93"/>
    <w:rsid w:val="009837AA"/>
    <w:rsid w:val="009A6901"/>
    <w:rsid w:val="009D777D"/>
    <w:rsid w:val="009F5EA9"/>
    <w:rsid w:val="00A106BA"/>
    <w:rsid w:val="00A37CE9"/>
    <w:rsid w:val="00A67D3F"/>
    <w:rsid w:val="00A70401"/>
    <w:rsid w:val="00AC47C1"/>
    <w:rsid w:val="00AD03E9"/>
    <w:rsid w:val="00AD7B9A"/>
    <w:rsid w:val="00AE4C29"/>
    <w:rsid w:val="00AF3BE9"/>
    <w:rsid w:val="00AF42D4"/>
    <w:rsid w:val="00AF4502"/>
    <w:rsid w:val="00B07734"/>
    <w:rsid w:val="00B10099"/>
    <w:rsid w:val="00B20D14"/>
    <w:rsid w:val="00B22A87"/>
    <w:rsid w:val="00B31E1F"/>
    <w:rsid w:val="00B362B6"/>
    <w:rsid w:val="00B44A6E"/>
    <w:rsid w:val="00B52945"/>
    <w:rsid w:val="00B6076E"/>
    <w:rsid w:val="00B807B5"/>
    <w:rsid w:val="00B85F73"/>
    <w:rsid w:val="00BB5B49"/>
    <w:rsid w:val="00BC4A1C"/>
    <w:rsid w:val="00BC5925"/>
    <w:rsid w:val="00BE048E"/>
    <w:rsid w:val="00BF2E2E"/>
    <w:rsid w:val="00BF3AAE"/>
    <w:rsid w:val="00C018F3"/>
    <w:rsid w:val="00C04358"/>
    <w:rsid w:val="00C14288"/>
    <w:rsid w:val="00C27B7B"/>
    <w:rsid w:val="00C44971"/>
    <w:rsid w:val="00C45ED3"/>
    <w:rsid w:val="00C541CA"/>
    <w:rsid w:val="00C64A94"/>
    <w:rsid w:val="00CA72C4"/>
    <w:rsid w:val="00CC1001"/>
    <w:rsid w:val="00CD7965"/>
    <w:rsid w:val="00CE3D51"/>
    <w:rsid w:val="00CF20BB"/>
    <w:rsid w:val="00D1072E"/>
    <w:rsid w:val="00D37E32"/>
    <w:rsid w:val="00D75E1A"/>
    <w:rsid w:val="00DC0844"/>
    <w:rsid w:val="00DC6DBB"/>
    <w:rsid w:val="00DE1C66"/>
    <w:rsid w:val="00DF2AEA"/>
    <w:rsid w:val="00E10844"/>
    <w:rsid w:val="00E20411"/>
    <w:rsid w:val="00E452EE"/>
    <w:rsid w:val="00EA1DB1"/>
    <w:rsid w:val="00F02B2F"/>
    <w:rsid w:val="00F20C25"/>
    <w:rsid w:val="00F44FD0"/>
    <w:rsid w:val="00F810BA"/>
    <w:rsid w:val="00FA425B"/>
    <w:rsid w:val="00FC6713"/>
    <w:rsid w:val="00FD46D6"/>
    <w:rsid w:val="00FF42F7"/>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90c"/>
    </o:shapedefaults>
    <o:shapelayout v:ext="edit">
      <o:idmap v:ext="edit" data="1"/>
    </o:shapelayout>
  </w:shapeDefaults>
  <w:decimalSymbol w:val="."/>
  <w:listSeparator w:val=","/>
  <w14:docId w14:val="1BBD2B46"/>
  <w15:docId w15:val="{004FCBA4-0A12-4D03-BEDA-AA998AC9D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F1"/>
    <w:rPr>
      <w:sz w:val="24"/>
      <w:szCs w:val="24"/>
      <w:lang w:val="en-US" w:eastAsia="en-US"/>
    </w:rPr>
  </w:style>
  <w:style w:type="paragraph" w:styleId="Heading1">
    <w:name w:val="heading 1"/>
    <w:basedOn w:val="Normal"/>
    <w:next w:val="Normal"/>
    <w:qFormat/>
    <w:rsid w:val="005F1CCF"/>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C5925"/>
    <w:pPr>
      <w:keepNext/>
      <w:pBdr>
        <w:bottom w:val="single" w:sz="4" w:space="1" w:color="auto"/>
      </w:pBd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BC5925"/>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nhideWhenUsed/>
    <w:qFormat/>
    <w:rsid w:val="00BC5925"/>
    <w:pPr>
      <w:keepNext/>
      <w:spacing w:after="60"/>
      <w:outlineLvl w:val="3"/>
    </w:pPr>
    <w:rPr>
      <w:rFonts w:asciiTheme="minorHAnsi" w:eastAsiaTheme="minorEastAsia" w:hAnsiTheme="minorHAnsi" w:cstheme="minorBidi"/>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A1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4E563A"/>
    <w:rPr>
      <w:rFonts w:ascii="Tahoma" w:hAnsi="Tahoma" w:cs="Tahoma"/>
      <w:sz w:val="16"/>
      <w:szCs w:val="16"/>
    </w:rPr>
  </w:style>
  <w:style w:type="character" w:customStyle="1" w:styleId="DocumentMapChar">
    <w:name w:val="Document Map Char"/>
    <w:basedOn w:val="DefaultParagraphFont"/>
    <w:link w:val="DocumentMap"/>
    <w:rsid w:val="004E563A"/>
    <w:rPr>
      <w:rFonts w:ascii="Tahoma" w:hAnsi="Tahoma" w:cs="Tahoma"/>
      <w:sz w:val="16"/>
      <w:szCs w:val="16"/>
      <w:lang w:val="en-US" w:eastAsia="en-US"/>
    </w:rPr>
  </w:style>
  <w:style w:type="paragraph" w:styleId="ListBullet">
    <w:name w:val="List Bullet"/>
    <w:basedOn w:val="Normal"/>
    <w:rsid w:val="00BC5925"/>
    <w:pPr>
      <w:numPr>
        <w:numId w:val="1"/>
      </w:numPr>
      <w:contextualSpacing/>
    </w:pPr>
  </w:style>
  <w:style w:type="character" w:customStyle="1" w:styleId="Heading3Char">
    <w:name w:val="Heading 3 Char"/>
    <w:basedOn w:val="DefaultParagraphFont"/>
    <w:link w:val="Heading3"/>
    <w:rsid w:val="00BC5925"/>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rsid w:val="00BC5925"/>
    <w:rPr>
      <w:rFonts w:asciiTheme="minorHAnsi" w:eastAsiaTheme="minorEastAsia" w:hAnsiTheme="minorHAnsi" w:cstheme="minorBidi"/>
      <w:bCs/>
      <w:i/>
      <w:sz w:val="24"/>
      <w:szCs w:val="28"/>
      <w:lang w:val="en-US" w:eastAsia="en-US"/>
    </w:rPr>
  </w:style>
  <w:style w:type="paragraph" w:styleId="BalloonText">
    <w:name w:val="Balloon Text"/>
    <w:basedOn w:val="Normal"/>
    <w:link w:val="BalloonTextChar"/>
    <w:rsid w:val="00F810BA"/>
    <w:rPr>
      <w:rFonts w:ascii="Tahoma" w:hAnsi="Tahoma" w:cs="Tahoma"/>
      <w:sz w:val="16"/>
      <w:szCs w:val="16"/>
    </w:rPr>
  </w:style>
  <w:style w:type="character" w:customStyle="1" w:styleId="BalloonTextChar">
    <w:name w:val="Balloon Text Char"/>
    <w:basedOn w:val="DefaultParagraphFont"/>
    <w:link w:val="BalloonText"/>
    <w:rsid w:val="00F810BA"/>
    <w:rPr>
      <w:rFonts w:ascii="Tahoma" w:hAnsi="Tahoma" w:cs="Tahoma"/>
      <w:sz w:val="16"/>
      <w:szCs w:val="16"/>
      <w:lang w:val="en-US" w:eastAsia="en-US"/>
    </w:rPr>
  </w:style>
  <w:style w:type="paragraph" w:styleId="ListParagraph">
    <w:name w:val="List Paragraph"/>
    <w:basedOn w:val="Normal"/>
    <w:uiPriority w:val="34"/>
    <w:qFormat/>
    <w:rsid w:val="00097642"/>
    <w:pPr>
      <w:ind w:left="720"/>
      <w:contextualSpacing/>
    </w:pPr>
  </w:style>
  <w:style w:type="paragraph" w:customStyle="1" w:styleId="TablePicture">
    <w:name w:val="Table Picture"/>
    <w:basedOn w:val="Normal"/>
    <w:link w:val="TablePictureChar"/>
    <w:qFormat/>
    <w:rsid w:val="00175F13"/>
    <w:pPr>
      <w:spacing w:before="60" w:after="60"/>
      <w:jc w:val="center"/>
    </w:pPr>
  </w:style>
  <w:style w:type="character" w:customStyle="1" w:styleId="TablePictureChar">
    <w:name w:val="Table Picture Char"/>
    <w:basedOn w:val="DefaultParagraphFont"/>
    <w:link w:val="TablePicture"/>
    <w:rsid w:val="00175F13"/>
    <w:rPr>
      <w:sz w:val="24"/>
      <w:szCs w:val="24"/>
      <w:lang w:val="en-US" w:eastAsia="en-US"/>
    </w:rPr>
  </w:style>
  <w:style w:type="paragraph" w:styleId="TOCHeading">
    <w:name w:val="TOC Heading"/>
    <w:basedOn w:val="Heading1"/>
    <w:next w:val="Normal"/>
    <w:uiPriority w:val="39"/>
    <w:semiHidden/>
    <w:unhideWhenUsed/>
    <w:qFormat/>
    <w:rsid w:val="00AD7B9A"/>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0B0FF8"/>
    <w:pPr>
      <w:tabs>
        <w:tab w:val="right" w:pos="3686"/>
        <w:tab w:val="right" w:leader="dot" w:pos="8630"/>
      </w:tabs>
      <w:spacing w:after="60" w:line="240" w:lineRule="atLeast"/>
      <w:ind w:left="442" w:right="280"/>
    </w:pPr>
    <w:rPr>
      <w:rFonts w:asciiTheme="minorHAnsi" w:eastAsiaTheme="minorEastAsia" w:hAnsiTheme="minorHAnsi" w:cstheme="minorBidi"/>
      <w:noProof/>
      <w:sz w:val="22"/>
      <w:szCs w:val="22"/>
      <w:lang w:val="en-AU" w:eastAsia="en-AU"/>
    </w:rPr>
  </w:style>
  <w:style w:type="paragraph" w:styleId="TOC1">
    <w:name w:val="toc 1"/>
    <w:basedOn w:val="Normal"/>
    <w:next w:val="Normal"/>
    <w:autoRedefine/>
    <w:uiPriority w:val="39"/>
    <w:unhideWhenUsed/>
    <w:qFormat/>
    <w:rsid w:val="000B0FF8"/>
    <w:pPr>
      <w:tabs>
        <w:tab w:val="right" w:pos="3686"/>
        <w:tab w:val="right" w:leader="dot" w:pos="8630"/>
      </w:tabs>
      <w:spacing w:after="40" w:line="240" w:lineRule="atLeast"/>
      <w:ind w:right="422"/>
    </w:pPr>
    <w:rPr>
      <w:rFonts w:asciiTheme="minorHAnsi" w:eastAsiaTheme="minorEastAsia" w:hAnsiTheme="minorHAnsi" w:cstheme="minorBidi"/>
      <w:b/>
      <w:noProof/>
      <w:sz w:val="26"/>
      <w:szCs w:val="22"/>
    </w:rPr>
  </w:style>
  <w:style w:type="paragraph" w:styleId="TOC3">
    <w:name w:val="toc 3"/>
    <w:basedOn w:val="Normal"/>
    <w:next w:val="Normal"/>
    <w:autoRedefine/>
    <w:uiPriority w:val="39"/>
    <w:unhideWhenUsed/>
    <w:qFormat/>
    <w:rsid w:val="00795A97"/>
    <w:pPr>
      <w:tabs>
        <w:tab w:val="right" w:leader="dot" w:pos="8630"/>
      </w:tabs>
      <w:spacing w:after="60" w:line="240" w:lineRule="atLeast"/>
      <w:ind w:left="1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AD7B9A"/>
    <w:pPr>
      <w:spacing w:after="100" w:line="276" w:lineRule="auto"/>
      <w:ind w:left="660"/>
    </w:pPr>
    <w:rPr>
      <w:rFonts w:asciiTheme="minorHAnsi" w:eastAsiaTheme="minorEastAsia" w:hAnsiTheme="minorHAnsi" w:cstheme="minorBidi"/>
      <w:sz w:val="22"/>
      <w:szCs w:val="22"/>
      <w:lang w:val="en-AU" w:eastAsia="en-AU"/>
    </w:rPr>
  </w:style>
  <w:style w:type="paragraph" w:styleId="TOC5">
    <w:name w:val="toc 5"/>
    <w:basedOn w:val="Normal"/>
    <w:next w:val="Normal"/>
    <w:autoRedefine/>
    <w:uiPriority w:val="39"/>
    <w:unhideWhenUsed/>
    <w:rsid w:val="00AD7B9A"/>
    <w:pPr>
      <w:spacing w:after="100" w:line="276" w:lineRule="auto"/>
      <w:ind w:left="880"/>
    </w:pPr>
    <w:rPr>
      <w:rFonts w:asciiTheme="minorHAnsi" w:eastAsiaTheme="minorEastAsia" w:hAnsiTheme="minorHAnsi" w:cstheme="minorBidi"/>
      <w:sz w:val="22"/>
      <w:szCs w:val="22"/>
      <w:lang w:val="en-AU" w:eastAsia="en-AU"/>
    </w:rPr>
  </w:style>
  <w:style w:type="paragraph" w:styleId="TOC6">
    <w:name w:val="toc 6"/>
    <w:basedOn w:val="Normal"/>
    <w:next w:val="Normal"/>
    <w:autoRedefine/>
    <w:uiPriority w:val="39"/>
    <w:unhideWhenUsed/>
    <w:rsid w:val="00AD7B9A"/>
    <w:pPr>
      <w:spacing w:after="100" w:line="276" w:lineRule="auto"/>
      <w:ind w:left="1100"/>
    </w:pPr>
    <w:rPr>
      <w:rFonts w:asciiTheme="minorHAnsi" w:eastAsiaTheme="minorEastAsia" w:hAnsiTheme="minorHAnsi" w:cstheme="minorBidi"/>
      <w:sz w:val="22"/>
      <w:szCs w:val="22"/>
      <w:lang w:val="en-AU" w:eastAsia="en-AU"/>
    </w:rPr>
  </w:style>
  <w:style w:type="paragraph" w:styleId="TOC7">
    <w:name w:val="toc 7"/>
    <w:basedOn w:val="Normal"/>
    <w:next w:val="Normal"/>
    <w:autoRedefine/>
    <w:uiPriority w:val="39"/>
    <w:unhideWhenUsed/>
    <w:rsid w:val="00AD7B9A"/>
    <w:pPr>
      <w:spacing w:after="100" w:line="276" w:lineRule="auto"/>
      <w:ind w:left="1320"/>
    </w:pPr>
    <w:rPr>
      <w:rFonts w:asciiTheme="minorHAnsi" w:eastAsiaTheme="minorEastAsia" w:hAnsiTheme="minorHAnsi" w:cstheme="minorBidi"/>
      <w:sz w:val="22"/>
      <w:szCs w:val="22"/>
      <w:lang w:val="en-AU" w:eastAsia="en-AU"/>
    </w:rPr>
  </w:style>
  <w:style w:type="paragraph" w:styleId="TOC8">
    <w:name w:val="toc 8"/>
    <w:basedOn w:val="Normal"/>
    <w:next w:val="Normal"/>
    <w:autoRedefine/>
    <w:uiPriority w:val="39"/>
    <w:unhideWhenUsed/>
    <w:rsid w:val="00AD7B9A"/>
    <w:pPr>
      <w:spacing w:after="100" w:line="276" w:lineRule="auto"/>
      <w:ind w:left="1540"/>
    </w:pPr>
    <w:rPr>
      <w:rFonts w:asciiTheme="minorHAnsi" w:eastAsiaTheme="minorEastAsia" w:hAnsiTheme="minorHAnsi" w:cstheme="minorBidi"/>
      <w:sz w:val="22"/>
      <w:szCs w:val="22"/>
      <w:lang w:val="en-AU" w:eastAsia="en-AU"/>
    </w:rPr>
  </w:style>
  <w:style w:type="paragraph" w:styleId="TOC9">
    <w:name w:val="toc 9"/>
    <w:basedOn w:val="Normal"/>
    <w:next w:val="Normal"/>
    <w:autoRedefine/>
    <w:uiPriority w:val="39"/>
    <w:unhideWhenUsed/>
    <w:rsid w:val="00AD7B9A"/>
    <w:pPr>
      <w:spacing w:after="100" w:line="276" w:lineRule="auto"/>
      <w:ind w:left="1760"/>
    </w:pPr>
    <w:rPr>
      <w:rFonts w:asciiTheme="minorHAnsi" w:eastAsiaTheme="minorEastAsia" w:hAnsiTheme="minorHAnsi" w:cstheme="minorBidi"/>
      <w:sz w:val="22"/>
      <w:szCs w:val="22"/>
      <w:lang w:val="en-AU" w:eastAsia="en-AU"/>
    </w:rPr>
  </w:style>
  <w:style w:type="character" w:styleId="Hyperlink">
    <w:name w:val="Hyperlink"/>
    <w:basedOn w:val="DefaultParagraphFont"/>
    <w:uiPriority w:val="99"/>
    <w:unhideWhenUsed/>
    <w:rsid w:val="00AD7B9A"/>
    <w:rPr>
      <w:color w:val="0000FF" w:themeColor="hyperlink"/>
      <w:u w:val="single"/>
    </w:rPr>
  </w:style>
  <w:style w:type="paragraph" w:styleId="Header">
    <w:name w:val="header"/>
    <w:basedOn w:val="Normal"/>
    <w:link w:val="HeaderChar"/>
    <w:rsid w:val="00AD7B9A"/>
    <w:pPr>
      <w:tabs>
        <w:tab w:val="center" w:pos="4513"/>
        <w:tab w:val="right" w:pos="9026"/>
      </w:tabs>
    </w:pPr>
  </w:style>
  <w:style w:type="character" w:customStyle="1" w:styleId="HeaderChar">
    <w:name w:val="Header Char"/>
    <w:basedOn w:val="DefaultParagraphFont"/>
    <w:link w:val="Header"/>
    <w:rsid w:val="00AD7B9A"/>
    <w:rPr>
      <w:sz w:val="24"/>
      <w:szCs w:val="24"/>
      <w:lang w:val="en-US" w:eastAsia="en-US"/>
    </w:rPr>
  </w:style>
  <w:style w:type="paragraph" w:styleId="Footer">
    <w:name w:val="footer"/>
    <w:basedOn w:val="Normal"/>
    <w:link w:val="FooterChar"/>
    <w:uiPriority w:val="99"/>
    <w:rsid w:val="00AD7B9A"/>
    <w:pPr>
      <w:tabs>
        <w:tab w:val="center" w:pos="4513"/>
        <w:tab w:val="right" w:pos="9026"/>
      </w:tabs>
    </w:pPr>
  </w:style>
  <w:style w:type="character" w:customStyle="1" w:styleId="FooterChar">
    <w:name w:val="Footer Char"/>
    <w:basedOn w:val="DefaultParagraphFont"/>
    <w:link w:val="Footer"/>
    <w:uiPriority w:val="99"/>
    <w:rsid w:val="00AD7B9A"/>
    <w:rPr>
      <w:sz w:val="24"/>
      <w:szCs w:val="24"/>
      <w:lang w:val="en-US" w:eastAsia="en-US"/>
    </w:rPr>
  </w:style>
  <w:style w:type="paragraph" w:styleId="Title">
    <w:name w:val="Title"/>
    <w:basedOn w:val="Normal"/>
    <w:next w:val="Normal"/>
    <w:link w:val="TitleChar"/>
    <w:qFormat/>
    <w:rsid w:val="00E204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E20411"/>
    <w:rPr>
      <w:rFonts w:asciiTheme="majorHAnsi" w:eastAsiaTheme="majorEastAsia" w:hAnsiTheme="majorHAnsi" w:cstheme="majorBidi"/>
      <w:color w:val="17365D" w:themeColor="text2" w:themeShade="BF"/>
      <w:spacing w:val="5"/>
      <w:kern w:val="28"/>
      <w:sz w:val="52"/>
      <w:szCs w:val="52"/>
      <w:lang w:val="en-US" w:eastAsia="en-US"/>
    </w:rPr>
  </w:style>
  <w:style w:type="paragraph" w:styleId="Index1">
    <w:name w:val="index 1"/>
    <w:basedOn w:val="Normal"/>
    <w:next w:val="Normal"/>
    <w:autoRedefine/>
    <w:uiPriority w:val="99"/>
    <w:rsid w:val="006F7DD9"/>
    <w:pPr>
      <w:ind w:left="240" w:hanging="240"/>
    </w:pPr>
    <w:rPr>
      <w:rFonts w:asciiTheme="minorHAnsi" w:hAnsiTheme="minorHAnsi"/>
      <w:sz w:val="18"/>
      <w:szCs w:val="18"/>
    </w:rPr>
  </w:style>
  <w:style w:type="paragraph" w:styleId="Index2">
    <w:name w:val="index 2"/>
    <w:basedOn w:val="Normal"/>
    <w:next w:val="Normal"/>
    <w:autoRedefine/>
    <w:uiPriority w:val="99"/>
    <w:rsid w:val="006F7DD9"/>
    <w:pPr>
      <w:ind w:left="480" w:hanging="240"/>
    </w:pPr>
    <w:rPr>
      <w:rFonts w:asciiTheme="minorHAnsi" w:hAnsiTheme="minorHAnsi"/>
      <w:sz w:val="18"/>
      <w:szCs w:val="18"/>
    </w:rPr>
  </w:style>
  <w:style w:type="paragraph" w:styleId="Index3">
    <w:name w:val="index 3"/>
    <w:basedOn w:val="Normal"/>
    <w:next w:val="Normal"/>
    <w:autoRedefine/>
    <w:rsid w:val="006F7DD9"/>
    <w:pPr>
      <w:ind w:left="720" w:hanging="240"/>
    </w:pPr>
    <w:rPr>
      <w:rFonts w:asciiTheme="minorHAnsi" w:hAnsiTheme="minorHAnsi"/>
      <w:sz w:val="18"/>
      <w:szCs w:val="18"/>
    </w:rPr>
  </w:style>
  <w:style w:type="paragraph" w:styleId="Index4">
    <w:name w:val="index 4"/>
    <w:basedOn w:val="Normal"/>
    <w:next w:val="Normal"/>
    <w:autoRedefine/>
    <w:rsid w:val="006F7DD9"/>
    <w:pPr>
      <w:ind w:left="960" w:hanging="240"/>
    </w:pPr>
    <w:rPr>
      <w:rFonts w:asciiTheme="minorHAnsi" w:hAnsiTheme="minorHAnsi"/>
      <w:sz w:val="18"/>
      <w:szCs w:val="18"/>
    </w:rPr>
  </w:style>
  <w:style w:type="paragraph" w:styleId="Index5">
    <w:name w:val="index 5"/>
    <w:basedOn w:val="Normal"/>
    <w:next w:val="Normal"/>
    <w:autoRedefine/>
    <w:rsid w:val="006F7DD9"/>
    <w:pPr>
      <w:ind w:left="1200" w:hanging="240"/>
    </w:pPr>
    <w:rPr>
      <w:rFonts w:asciiTheme="minorHAnsi" w:hAnsiTheme="minorHAnsi"/>
      <w:sz w:val="18"/>
      <w:szCs w:val="18"/>
    </w:rPr>
  </w:style>
  <w:style w:type="paragraph" w:styleId="Index6">
    <w:name w:val="index 6"/>
    <w:basedOn w:val="Normal"/>
    <w:next w:val="Normal"/>
    <w:autoRedefine/>
    <w:rsid w:val="006F7DD9"/>
    <w:pPr>
      <w:ind w:left="1440" w:hanging="240"/>
    </w:pPr>
    <w:rPr>
      <w:rFonts w:asciiTheme="minorHAnsi" w:hAnsiTheme="minorHAnsi"/>
      <w:sz w:val="18"/>
      <w:szCs w:val="18"/>
    </w:rPr>
  </w:style>
  <w:style w:type="paragraph" w:styleId="Index7">
    <w:name w:val="index 7"/>
    <w:basedOn w:val="Normal"/>
    <w:next w:val="Normal"/>
    <w:autoRedefine/>
    <w:rsid w:val="006F7DD9"/>
    <w:pPr>
      <w:ind w:left="1680" w:hanging="240"/>
    </w:pPr>
    <w:rPr>
      <w:rFonts w:asciiTheme="minorHAnsi" w:hAnsiTheme="minorHAnsi"/>
      <w:sz w:val="18"/>
      <w:szCs w:val="18"/>
    </w:rPr>
  </w:style>
  <w:style w:type="paragraph" w:styleId="Index8">
    <w:name w:val="index 8"/>
    <w:basedOn w:val="Normal"/>
    <w:next w:val="Normal"/>
    <w:autoRedefine/>
    <w:rsid w:val="006F7DD9"/>
    <w:pPr>
      <w:ind w:left="1920" w:hanging="240"/>
    </w:pPr>
    <w:rPr>
      <w:rFonts w:asciiTheme="minorHAnsi" w:hAnsiTheme="minorHAnsi"/>
      <w:sz w:val="18"/>
      <w:szCs w:val="18"/>
    </w:rPr>
  </w:style>
  <w:style w:type="paragraph" w:styleId="Index9">
    <w:name w:val="index 9"/>
    <w:basedOn w:val="Normal"/>
    <w:next w:val="Normal"/>
    <w:autoRedefine/>
    <w:rsid w:val="006F7DD9"/>
    <w:pPr>
      <w:ind w:left="2160" w:hanging="240"/>
    </w:pPr>
    <w:rPr>
      <w:rFonts w:asciiTheme="minorHAnsi" w:hAnsiTheme="minorHAnsi"/>
      <w:sz w:val="18"/>
      <w:szCs w:val="18"/>
    </w:rPr>
  </w:style>
  <w:style w:type="paragraph" w:styleId="IndexHeading">
    <w:name w:val="index heading"/>
    <w:basedOn w:val="Normal"/>
    <w:next w:val="Index1"/>
    <w:uiPriority w:val="99"/>
    <w:rsid w:val="006F7DD9"/>
    <w:pPr>
      <w:spacing w:before="240" w:after="120"/>
      <w:jc w:val="center"/>
    </w:pPr>
    <w:rPr>
      <w:rFonts w:asciiTheme="minorHAnsi" w:hAnsiTheme="minorHAnsi"/>
      <w:b/>
      <w:bCs/>
      <w:sz w:val="26"/>
      <w:szCs w:val="26"/>
    </w:rPr>
  </w:style>
  <w:style w:type="paragraph" w:customStyle="1" w:styleId="Area-View">
    <w:name w:val="Area-View"/>
    <w:basedOn w:val="Normal"/>
    <w:link w:val="Area-ViewChar"/>
    <w:qFormat/>
    <w:rsid w:val="00C541CA"/>
    <w:rPr>
      <w:i/>
    </w:rPr>
  </w:style>
  <w:style w:type="character" w:customStyle="1" w:styleId="Area-ViewChar">
    <w:name w:val="Area-View Char"/>
    <w:basedOn w:val="DefaultParagraphFont"/>
    <w:link w:val="Area-View"/>
    <w:rsid w:val="00C541CA"/>
    <w:rPr>
      <w: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23.png"/><Relationship Id="rId63" Type="http://schemas.openxmlformats.org/officeDocument/2006/relationships/oleObject" Target="embeddings/oleObject20.bin"/><Relationship Id="rId68" Type="http://schemas.openxmlformats.org/officeDocument/2006/relationships/image" Target="media/image39.png"/><Relationship Id="rId84" Type="http://schemas.openxmlformats.org/officeDocument/2006/relationships/image" Target="media/image54.png"/><Relationship Id="rId89" Type="http://schemas.openxmlformats.org/officeDocument/2006/relationships/image" Target="media/image58.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07" Type="http://schemas.openxmlformats.org/officeDocument/2006/relationships/oleObject" Target="embeddings/oleObject26.bin"/><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oleObject" Target="embeddings/oleObject9.bin"/><Relationship Id="rId37" Type="http://schemas.openxmlformats.org/officeDocument/2006/relationships/image" Target="media/image18.png"/><Relationship Id="rId40" Type="http://schemas.openxmlformats.org/officeDocument/2006/relationships/oleObject" Target="embeddings/oleObject13.bin"/><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7.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0.png"/><Relationship Id="rId110"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oleObject" Target="embeddings/oleObject19.bin"/><Relationship Id="rId82" Type="http://schemas.openxmlformats.org/officeDocument/2006/relationships/image" Target="media/image52.png"/><Relationship Id="rId90" Type="http://schemas.openxmlformats.org/officeDocument/2006/relationships/oleObject" Target="embeddings/oleObject24.bin"/><Relationship Id="rId95"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image" Target="media/image40.png"/><Relationship Id="rId77" Type="http://schemas.openxmlformats.org/officeDocument/2006/relationships/image" Target="media/image47.png"/><Relationship Id="rId100" Type="http://schemas.openxmlformats.org/officeDocument/2006/relationships/image" Target="media/image68.png"/><Relationship Id="rId105" Type="http://schemas.openxmlformats.org/officeDocument/2006/relationships/oleObject" Target="embeddings/oleObject25.bin"/><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image" Target="media/image16.png"/><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oleObject" Target="embeddings/oleObject18.bin"/><Relationship Id="rId67" Type="http://schemas.openxmlformats.org/officeDocument/2006/relationships/image" Target="media/image38.png"/><Relationship Id="rId103" Type="http://schemas.openxmlformats.org/officeDocument/2006/relationships/image" Target="media/image71.png"/><Relationship Id="rId108" Type="http://schemas.openxmlformats.org/officeDocument/2006/relationships/image" Target="media/image74.png"/><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oleObject" Target="embeddings/oleObject23.bin"/><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5.png"/><Relationship Id="rId57" Type="http://schemas.openxmlformats.org/officeDocument/2006/relationships/image" Target="media/image32.png"/><Relationship Id="rId106" Type="http://schemas.openxmlformats.org/officeDocument/2006/relationships/image" Target="media/image73.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oleObject" Target="embeddings/oleObject15.bin"/><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oleObject" Target="embeddings/oleObject21.bin"/><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image" Target="media/image75.png"/><Relationship Id="rId34" Type="http://schemas.openxmlformats.org/officeDocument/2006/relationships/oleObject" Target="embeddings/oleObject10.bin"/><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6.png"/><Relationship Id="rId97" Type="http://schemas.openxmlformats.org/officeDocument/2006/relationships/image" Target="media/image65.png"/><Relationship Id="rId104"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3AE858-CBAF-4787-AC97-F6A8BC1C2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6538</Words>
  <Characters>37270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FLEx demo movies – quick guide</vt:lpstr>
    </vt:vector>
  </TitlesOfParts>
  <Company>SIL</Company>
  <LinksUpToDate>false</LinksUpToDate>
  <CharactersWithSpaces>43721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FLEx demo movies – quick guide</dc:title>
  <dc:creator>JBeadle</dc:creator>
  <cp:lastModifiedBy>jjpdq82@yahoo.com.au</cp:lastModifiedBy>
  <cp:revision>2</cp:revision>
  <cp:lastPrinted>2009-03-25T03:22:00Z</cp:lastPrinted>
  <dcterms:created xsi:type="dcterms:W3CDTF">2022-07-23T17:28:00Z</dcterms:created>
  <dcterms:modified xsi:type="dcterms:W3CDTF">2022-07-23T17:28:00Z</dcterms:modified>
</cp:coreProperties>
</file>